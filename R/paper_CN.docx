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BA50D" w14:textId="77777777" w:rsidR="006A285E" w:rsidRDefault="00FD2C00">
      <w:pPr>
        <w:pStyle w:val="FirstParagraph"/>
      </w:pPr>
      <w:r>
        <w:rPr>
          <w:b/>
          <w:bCs/>
        </w:rPr>
        <w:t>Title</w:t>
      </w:r>
      <w:r>
        <w:t>: Enhancing Cardiovascular Monitoring: A Non-Linear Approach to RR Interval Dynamics in Exercise and Recovery.</w:t>
      </w:r>
    </w:p>
    <w:p w14:paraId="01A795A1" w14:textId="77777777" w:rsidR="006A285E" w:rsidRPr="00F95F53" w:rsidRDefault="00FD2C00">
      <w:pPr>
        <w:pStyle w:val="BodyText"/>
        <w:rPr>
          <w:lang w:val="es-CL"/>
        </w:rPr>
      </w:pPr>
      <w:r w:rsidRPr="00F95F53">
        <w:rPr>
          <w:b/>
          <w:bCs/>
          <w:lang w:val="es-CL"/>
        </w:rPr>
        <w:t>Authors</w:t>
      </w:r>
      <w:r w:rsidRPr="00F95F53">
        <w:rPr>
          <w:lang w:val="es-CL"/>
        </w:rPr>
        <w:t>: Matías Castillo-Aguilar</w:t>
      </w:r>
      <w:r w:rsidRPr="00F95F53">
        <w:rPr>
          <w:vertAlign w:val="superscript"/>
          <w:lang w:val="es-CL"/>
        </w:rPr>
        <w:t>1,2</w:t>
      </w:r>
      <w:r w:rsidRPr="00F95F53">
        <w:rPr>
          <w:lang w:val="es-CL"/>
        </w:rPr>
        <w:t>, Diego Mabe-Castro</w:t>
      </w:r>
      <w:r w:rsidRPr="00F95F53">
        <w:rPr>
          <w:vertAlign w:val="superscript"/>
          <w:lang w:val="es-CL"/>
        </w:rPr>
        <w:t>1,2</w:t>
      </w:r>
      <w:r w:rsidRPr="00F95F53">
        <w:rPr>
          <w:lang w:val="es-CL"/>
        </w:rPr>
        <w:t>, David Medina</w:t>
      </w:r>
      <w:r w:rsidRPr="00F95F53">
        <w:rPr>
          <w:vertAlign w:val="superscript"/>
          <w:lang w:val="es-CL"/>
        </w:rPr>
        <w:t>4,5</w:t>
      </w:r>
      <w:r w:rsidRPr="00F95F53">
        <w:rPr>
          <w:lang w:val="es-CL"/>
        </w:rPr>
        <w:t>, Cristian Núñez-Espinosa</w:t>
      </w:r>
      <w:r w:rsidRPr="00F95F53">
        <w:rPr>
          <w:vertAlign w:val="superscript"/>
          <w:lang w:val="es-CL"/>
        </w:rPr>
        <w:t>1,3</w:t>
      </w:r>
      <w:r w:rsidRPr="00F95F53">
        <w:rPr>
          <w:lang w:val="es-CL"/>
        </w:rPr>
        <w:t>*.</w:t>
      </w:r>
    </w:p>
    <w:p w14:paraId="1523F3EB" w14:textId="77777777" w:rsidR="006A285E" w:rsidRDefault="00FD2C00">
      <w:pPr>
        <w:pStyle w:val="Afiliation"/>
      </w:pPr>
      <w:r>
        <w:rPr>
          <w:vertAlign w:val="superscript"/>
        </w:rPr>
        <w:t>1</w:t>
      </w:r>
      <w:r>
        <w:t> Centro Asistencial Docente e Investigación (CADI-UMAG), University of Magallanes, Punta Arenas, Chile.</w:t>
      </w:r>
    </w:p>
    <w:p w14:paraId="1F513B37" w14:textId="77777777" w:rsidR="006A285E" w:rsidRPr="00F95F53" w:rsidRDefault="00FD2C00">
      <w:pPr>
        <w:pStyle w:val="Afiliation"/>
        <w:rPr>
          <w:lang w:val="en-US"/>
        </w:rPr>
      </w:pPr>
      <w:r w:rsidRPr="00F95F53">
        <w:rPr>
          <w:vertAlign w:val="superscript"/>
          <w:lang w:val="en-US"/>
        </w:rPr>
        <w:t>2</w:t>
      </w:r>
      <w:r w:rsidRPr="00F95F53">
        <w:rPr>
          <w:lang w:val="en-US"/>
        </w:rPr>
        <w:t> Kinesiology Department, University of Magallanes, Punta Arenas, Chile.</w:t>
      </w:r>
    </w:p>
    <w:p w14:paraId="0A597ED8" w14:textId="77777777" w:rsidR="006A285E" w:rsidRPr="00F95F53" w:rsidRDefault="00FD2C00">
      <w:pPr>
        <w:pStyle w:val="Afiliation"/>
        <w:rPr>
          <w:lang w:val="en-US"/>
        </w:rPr>
      </w:pPr>
      <w:r w:rsidRPr="00F95F53">
        <w:rPr>
          <w:vertAlign w:val="superscript"/>
          <w:lang w:val="en-US"/>
        </w:rPr>
        <w:t>3</w:t>
      </w:r>
      <w:r w:rsidRPr="00F95F53">
        <w:rPr>
          <w:lang w:val="en-US"/>
        </w:rPr>
        <w:t> School of Medicine, University of Magallanes, Punta Arenas, Chile.</w:t>
      </w:r>
    </w:p>
    <w:p w14:paraId="2663D5BC" w14:textId="77777777" w:rsidR="006A285E" w:rsidRDefault="00FD2C00">
      <w:pPr>
        <w:pStyle w:val="Afiliation"/>
      </w:pPr>
      <w:r>
        <w:rPr>
          <w:vertAlign w:val="superscript"/>
        </w:rPr>
        <w:t>4</w:t>
      </w:r>
      <w:r>
        <w:t> Departam</w:t>
      </w:r>
      <w:r>
        <w:t>ento de Ingeniería en Computación, Universidad de Magallanes, Punta Arenas, Chile.</w:t>
      </w:r>
    </w:p>
    <w:p w14:paraId="5F0B6466" w14:textId="77777777" w:rsidR="006A285E" w:rsidRPr="00F95F53" w:rsidRDefault="00FD2C00">
      <w:pPr>
        <w:pStyle w:val="Afiliation"/>
        <w:rPr>
          <w:lang w:val="en-US"/>
        </w:rPr>
      </w:pPr>
      <w:r w:rsidRPr="00F95F53">
        <w:rPr>
          <w:vertAlign w:val="superscript"/>
          <w:lang w:val="en-US"/>
        </w:rPr>
        <w:t>5</w:t>
      </w:r>
      <w:r w:rsidRPr="00F95F53">
        <w:rPr>
          <w:lang w:val="en-US"/>
        </w:rPr>
        <w:t> Centre for Biotechnology and Bioengineering, CeBiB, Universidad de Chile, Santiago, Chile.</w:t>
      </w:r>
    </w:p>
    <w:p w14:paraId="5317901B" w14:textId="77777777" w:rsidR="006A285E" w:rsidRDefault="00FD2C00">
      <w:pPr>
        <w:pStyle w:val="Heading3"/>
      </w:pPr>
      <w:bookmarkStart w:id="0" w:name="correspondence"/>
      <w:r>
        <w:t>*Correspondence:</w:t>
      </w:r>
    </w:p>
    <w:p w14:paraId="4A00454F" w14:textId="77777777" w:rsidR="006A285E" w:rsidRDefault="00FD2C00">
      <w:pPr>
        <w:pStyle w:val="FirstParagraph"/>
      </w:pPr>
      <w:r>
        <w:t>Cristian Núñez-Espinosa, School of Medicine, University of Maga</w:t>
      </w:r>
      <w:r>
        <w:t xml:space="preserve">llanes, Punta Arenas, Chile. </w:t>
      </w:r>
      <w:r w:rsidRPr="00F95F53">
        <w:rPr>
          <w:lang w:val="es-CL"/>
        </w:rPr>
        <w:t xml:space="preserve">Centro Asistencial de Docencia e Investigación CADI-UMAG, Chile. e-mail: </w:t>
      </w:r>
      <w:hyperlink r:id="rId5">
        <w:r w:rsidRPr="00F95F53">
          <w:rPr>
            <w:rStyle w:val="Hyperlink"/>
            <w:lang w:val="es-CL"/>
          </w:rPr>
          <w:t>cristian.nunez@umag.cl</w:t>
        </w:r>
      </w:hyperlink>
      <w:r w:rsidRPr="00F95F53">
        <w:rPr>
          <w:lang w:val="es-CL"/>
        </w:rPr>
        <w:t xml:space="preserve">. </w:t>
      </w:r>
      <w:r>
        <w:t>Address: Avenida Bulnes 01855, Box 113-D. Phone: +56 61 2201411.</w:t>
      </w:r>
    </w:p>
    <w:p w14:paraId="076FB7F4" w14:textId="77777777" w:rsidR="006A285E" w:rsidRDefault="00FD2C00">
      <w:r>
        <w:br w:type="page"/>
      </w:r>
    </w:p>
    <w:p w14:paraId="63F0AD5B" w14:textId="77777777" w:rsidR="006A285E" w:rsidRDefault="00FD2C00">
      <w:pPr>
        <w:pStyle w:val="Heading2"/>
      </w:pPr>
      <w:bookmarkStart w:id="1" w:name="abstract"/>
      <w:bookmarkEnd w:id="0"/>
      <w:r>
        <w:lastRenderedPageBreak/>
        <w:t>Abstract</w:t>
      </w:r>
    </w:p>
    <w:p w14:paraId="23377239" w14:textId="4FC65DAB" w:rsidR="006A285E" w:rsidRDefault="00FD2C00">
      <w:pPr>
        <w:pStyle w:val="FirstParagraph"/>
      </w:pPr>
      <w:del w:id="2" w:author="Cristian Núñez" w:date="2024-12-09T08:32:00Z">
        <w:r w:rsidDel="00F95F53">
          <w:delText>The a</w:delText>
        </w:r>
        <w:r w:rsidDel="00F95F53">
          <w:delText>im of this work was</w:delText>
        </w:r>
      </w:del>
      <w:ins w:id="3" w:author="Cristian Núñez" w:date="2024-12-09T08:32:00Z">
        <w:r w:rsidR="00F95F53">
          <w:t>This work aimed</w:t>
        </w:r>
      </w:ins>
      <w:r>
        <w:t xml:space="preserve"> to develop and validate a novel non-linear model to characterize RR interval (RRi) dynamics throughout a rest-exercise-recovery protocol, offering a more precise and physiologically relevant representation of cardiac autonomic responses</w:t>
      </w:r>
      <w:r>
        <w:t xml:space="preserve"> than traditional HRV metrics or linear approaches. Using data from a cohort of 272 elderly participants, the model employs logistic functions to capture the non-stationary and transient nature of RRi dynamics, with parameter estimation achieved via Hamilt</w:t>
      </w:r>
      <w:r>
        <w:t>onian Monte Carlo. Sobol sensitivity analysis identified baseline RRi (</w:t>
      </w:r>
      <m:oMath>
        <m:r>
          <w:rPr>
            <w:rFonts w:ascii="Cambria Math" w:hAnsi="Cambria Math"/>
          </w:rPr>
          <m:t>α</m:t>
        </m:r>
      </m:oMath>
      <w:r>
        <w:t>) and recovery proportion (</w:t>
      </w:r>
      <m:oMath>
        <m:r>
          <w:rPr>
            <w:rFonts w:ascii="Cambria Math" w:hAnsi="Cambria Math"/>
          </w:rPr>
          <m:t>c</m:t>
        </m:r>
      </m:oMath>
      <w:r>
        <w:t xml:space="preserve">) as the primary drivers of variability, underscoring their critical roles in autonomic regulation and resilience. Validation against real-world RRi data </w:t>
      </w:r>
      <w:r>
        <w:t>demonstrated robust model performance, accurately reflecting autonomic recovery and exercise-induced fluctuations. By advancing real-time cardiovascular assessments, this framework holds significant potential for clinical applications in rehabilitation and</w:t>
      </w:r>
      <w:r>
        <w:t xml:space="preserve"> cardiovascular monitoring</w:t>
      </w:r>
      <w:del w:id="4" w:author="Cristian Núñez" w:date="2024-12-09T08:33:00Z">
        <w:r w:rsidDel="00F95F53">
          <w:delText>, as well as</w:delText>
        </w:r>
      </w:del>
      <w:ins w:id="5" w:author="Cristian Núñez" w:date="2024-12-09T08:33:00Z">
        <w:r w:rsidR="00F95F53">
          <w:t xml:space="preserve"> </w:t>
        </w:r>
      </w:ins>
      <w:ins w:id="6" w:author="Cristian Núñez" w:date="2024-12-09T08:46:00Z">
        <w:r w:rsidR="0001316E">
          <w:t>in</w:t>
        </w:r>
      </w:ins>
      <w:r>
        <w:t xml:space="preserve"> athletic contexts </w:t>
      </w:r>
      <w:del w:id="7" w:author="Cristian Núñez" w:date="2024-12-09T08:47:00Z">
        <w:r w:rsidDel="0001316E">
          <w:delText>for optimizing</w:delText>
        </w:r>
      </w:del>
      <w:ins w:id="8" w:author="Cristian Núñez" w:date="2024-12-09T08:47:00Z">
        <w:r w:rsidR="0001316E">
          <w:t>to optimize</w:t>
        </w:r>
      </w:ins>
      <w:r>
        <w:t xml:space="preserve"> performance and recovery. </w:t>
      </w:r>
      <w:del w:id="9" w:author="Cristian Núñez" w:date="2024-12-09T08:33:00Z">
        <w:r w:rsidDel="00F95F53">
          <w:delText>Taken together, these</w:delText>
        </w:r>
      </w:del>
      <w:ins w:id="10" w:author="Cristian Núñez" w:date="2024-12-09T08:33:00Z">
        <w:r w:rsidR="00F95F53">
          <w:t>These</w:t>
        </w:r>
      </w:ins>
      <w:r>
        <w:t xml:space="preserve"> findings highlight the model’s ability to provide precise, physiologically relevant assessments of autonomic function, paving the way fo</w:t>
      </w:r>
      <w:r>
        <w:t>r its use in personalized health monitoring and performance optimization across diverse populations.</w:t>
      </w:r>
    </w:p>
    <w:p w14:paraId="2125B958" w14:textId="77777777" w:rsidR="006A285E" w:rsidRDefault="00FD2C00">
      <w:pPr>
        <w:pStyle w:val="BodyText"/>
      </w:pPr>
      <w:r>
        <w:rPr>
          <w:b/>
          <w:bCs/>
        </w:rPr>
        <w:t>Keywords</w:t>
      </w:r>
      <w:r>
        <w:t>: Heart Rate Variability, Exercise Physiology, Autonomic Nervous System, Cardiovascular System, Models, Theoretical, Logistic Models.</w:t>
      </w:r>
    </w:p>
    <w:p w14:paraId="3F442721" w14:textId="77777777" w:rsidR="006A285E" w:rsidRDefault="00FD2C00">
      <w:r>
        <w:br w:type="page"/>
      </w:r>
    </w:p>
    <w:p w14:paraId="349E05BD" w14:textId="77777777" w:rsidR="006A285E" w:rsidRDefault="00FD2C00">
      <w:pPr>
        <w:pStyle w:val="Heading1"/>
      </w:pPr>
      <w:bookmarkStart w:id="11" w:name="introduction"/>
      <w:bookmarkEnd w:id="1"/>
      <w:r>
        <w:lastRenderedPageBreak/>
        <w:t>Introductio</w:t>
      </w:r>
      <w:r>
        <w:t>n</w:t>
      </w:r>
    </w:p>
    <w:p w14:paraId="2D4EFAF4" w14:textId="77777777" w:rsidR="006A285E" w:rsidRDefault="00FD2C00">
      <w:pPr>
        <w:pStyle w:val="FirstParagraph"/>
      </w:pPr>
      <w:r>
        <w:t>Current research has extensively examined the mechanisms underlying cardiac autonomic dynamics in response to exercise and their links to health-related quality of life and cardiovascular disease risk</w:t>
      </w:r>
      <w:r>
        <w:rPr>
          <w:vertAlign w:val="superscript"/>
        </w:rPr>
        <w:t>1–3</w:t>
      </w:r>
      <w:r>
        <w:t>.</w:t>
      </w:r>
    </w:p>
    <w:p w14:paraId="49FE2D92" w14:textId="15BD1823" w:rsidR="006A285E" w:rsidRDefault="00FD2C00">
      <w:pPr>
        <w:pStyle w:val="BodyText"/>
      </w:pPr>
      <w:r>
        <w:t>In this context, the study of R-R intervals (RRi)</w:t>
      </w:r>
      <w:r>
        <w:t>, defined as the time intervals between heartbeats</w:t>
      </w:r>
      <w:del w:id="12" w:author="Cristian Núñez" w:date="2024-12-09T08:33:00Z">
        <w:r w:rsidDel="00F95F53">
          <w:delText>, and its link with exercise</w:delText>
        </w:r>
      </w:del>
      <w:ins w:id="13" w:author="Cristian Núñez" w:date="2024-12-09T08:33:00Z">
        <w:r w:rsidR="00F95F53">
          <w:t xml:space="preserve"> and their link with exercise,</w:t>
        </w:r>
      </w:ins>
      <w:r>
        <w:t xml:space="preserve"> has emerged as an important research area, given its relevance to cardiovascular health, athletic performance, and physiological adaptation</w:t>
      </w:r>
      <w:r>
        <w:rPr>
          <w:vertAlign w:val="superscript"/>
        </w:rPr>
        <w:t>4–7</w:t>
      </w:r>
      <w:r>
        <w:t xml:space="preserve">. Hence, </w:t>
      </w:r>
      <w:del w:id="14" w:author="Cristian Núñez" w:date="2024-12-09T08:33:00Z">
        <w:r w:rsidDel="00F95F53">
          <w:delText>being able to analyze</w:delText>
        </w:r>
      </w:del>
      <w:ins w:id="15" w:author="Cristian Núñez" w:date="2024-12-09T08:33:00Z">
        <w:r w:rsidR="00F95F53">
          <w:t>analyzing</w:t>
        </w:r>
      </w:ins>
      <w:r>
        <w:t xml:space="preserve"> the </w:t>
      </w:r>
      <w:r>
        <w:t xml:space="preserve">temporal dynamics of RRi in response to exercise can provide valuable insights into </w:t>
      </w:r>
      <w:del w:id="16" w:author="Cristian Núñez" w:date="2024-12-09T08:47:00Z">
        <w:r w:rsidDel="0001316E">
          <w:delText>the mechanisms by which</w:delText>
        </w:r>
      </w:del>
      <w:ins w:id="17" w:author="Cristian Núñez" w:date="2024-12-09T08:47:00Z">
        <w:r w:rsidR="0001316E">
          <w:t>how</w:t>
        </w:r>
      </w:ins>
      <w:r>
        <w:t xml:space="preserve"> the cardiovascular system adapts to physical stressors, such as exercise-induced fatigue and competition-related strain</w:t>
      </w:r>
      <w:r>
        <w:rPr>
          <w:vertAlign w:val="superscript"/>
        </w:rPr>
        <w:t>1,8</w:t>
      </w:r>
      <w:r>
        <w:t>.</w:t>
      </w:r>
    </w:p>
    <w:p w14:paraId="37270618" w14:textId="77777777" w:rsidR="006A285E" w:rsidRDefault="00FD2C00">
      <w:pPr>
        <w:pStyle w:val="BodyText"/>
      </w:pPr>
      <w:r>
        <w:t>Unlike heart rate variab</w:t>
      </w:r>
      <w:r>
        <w:t>ility (HRV), which aggregates autonomic responses over time, RRi analysis provides a more granular, direct view of cardiac electrical activity during or immediately following exercise, particularly in older adults</w:t>
      </w:r>
      <w:r>
        <w:rPr>
          <w:vertAlign w:val="superscript"/>
        </w:rPr>
        <w:t>2,3,9</w:t>
      </w:r>
      <w:r>
        <w:t>.</w:t>
      </w:r>
    </w:p>
    <w:p w14:paraId="6F218834" w14:textId="77777777" w:rsidR="006A285E" w:rsidRDefault="00FD2C00">
      <w:pPr>
        <w:pStyle w:val="BodyText"/>
      </w:pPr>
      <w:r>
        <w:t>Thus, understanding RRi fluctuations</w:t>
      </w:r>
      <w:r>
        <w:t xml:space="preserve"> in response to exercise is particularly relevant during dynamic exercise periods, where the autonomic nervous system (ANS) shifts between parasympathetic withdrawal and sympathetic activation</w:t>
      </w:r>
      <w:r>
        <w:rPr>
          <w:vertAlign w:val="superscript"/>
        </w:rPr>
        <w:t>10</w:t>
      </w:r>
      <w:r>
        <w:t>. Therefore, directly modeling RRi dynamics, rather than relyi</w:t>
      </w:r>
      <w:r>
        <w:t>ng on broader HRV metrics, allows for a direct assessment of physiological markers of autonomic adaptation to stress</w:t>
      </w:r>
      <w:r>
        <w:rPr>
          <w:vertAlign w:val="superscript"/>
        </w:rPr>
        <w:t>11</w:t>
      </w:r>
      <w:r>
        <w:t xml:space="preserve">. This approach is valuable for identifying recovery patterns and understanding cardiovascular reactivity across individuals with various </w:t>
      </w:r>
      <w:r>
        <w:t>fitness levels</w:t>
      </w:r>
      <w:r>
        <w:rPr>
          <w:vertAlign w:val="superscript"/>
        </w:rPr>
        <w:t>9</w:t>
      </w:r>
      <w:r>
        <w:t>.</w:t>
      </w:r>
    </w:p>
    <w:p w14:paraId="747329A6" w14:textId="4D210C1F" w:rsidR="006A285E" w:rsidRDefault="00FD2C00">
      <w:pPr>
        <w:pStyle w:val="BodyText"/>
      </w:pPr>
      <w:r>
        <w:t xml:space="preserve">Modeling the RRi behavior has </w:t>
      </w:r>
      <w:del w:id="18" w:author="Cristian Núñez" w:date="2024-12-09T08:48:00Z">
        <w:r w:rsidDel="0001316E">
          <w:delText xml:space="preserve">been </w:delText>
        </w:r>
      </w:del>
      <w:r>
        <w:t>traditionally</w:t>
      </w:r>
      <w:ins w:id="19" w:author="Cristian Núñez" w:date="2024-12-09T08:48:00Z">
        <w:r w:rsidR="0001316E">
          <w:t xml:space="preserve"> been</w:t>
        </w:r>
      </w:ins>
      <w:r>
        <w:t xml:space="preserve"> approached by leveraging linear regression and time-series analysis</w:t>
      </w:r>
      <w:r>
        <w:rPr>
          <w:vertAlign w:val="superscript"/>
        </w:rPr>
        <w:t>12</w:t>
      </w:r>
      <w:r>
        <w:t xml:space="preserve">. However, this </w:t>
      </w:r>
      <w:del w:id="20" w:author="Cristian Núñez" w:date="2024-12-09T08:33:00Z">
        <w:r w:rsidDel="00F95F53">
          <w:delText xml:space="preserve">oppose </w:delText>
        </w:r>
      </w:del>
      <w:ins w:id="21" w:author="Cristian Núñez" w:date="2024-12-09T08:47:00Z">
        <w:r w:rsidR="0001316E">
          <w:t>opposition</w:t>
        </w:r>
      </w:ins>
      <w:ins w:id="22" w:author="Cristian Núñez" w:date="2024-12-09T08:33:00Z">
        <w:r w:rsidR="00F95F53">
          <w:t>s</w:t>
        </w:r>
        <w:r w:rsidR="00F95F53">
          <w:t xml:space="preserve"> </w:t>
        </w:r>
      </w:ins>
      <w:r>
        <w:t>significant challenges, like oversimplifying overall exercise dynamics without capturing the intri</w:t>
      </w:r>
      <w:r>
        <w:t>cacies of exercise-induced intricate transitions in RRi, especially under intense exertion and recovery phases</w:t>
      </w:r>
      <w:r>
        <w:rPr>
          <w:vertAlign w:val="superscript"/>
        </w:rPr>
        <w:t>13</w:t>
      </w:r>
      <w:r>
        <w:t>. More recently, advanced non-linear approaches have been developed to address the limitations of linear methods like decision tree-based ensemb</w:t>
      </w:r>
      <w:r>
        <w:t>le algorithms and convolutional neural networks</w:t>
      </w:r>
      <w:r>
        <w:rPr>
          <w:vertAlign w:val="superscript"/>
        </w:rPr>
        <w:t>14–16</w:t>
      </w:r>
      <w:r>
        <w:t xml:space="preserve">. However, many </w:t>
      </w:r>
      <w:del w:id="23" w:author="Cristian Núñez" w:date="2024-12-09T08:48:00Z">
        <w:r w:rsidDel="0001316E">
          <w:delText xml:space="preserve">of the </w:delText>
        </w:r>
      </w:del>
      <w:r>
        <w:t xml:space="preserve">more </w:t>
      </w:r>
      <w:del w:id="24" w:author="Cristian Núñez" w:date="2024-12-09T08:33:00Z">
        <w:r w:rsidDel="00F95F53">
          <w:delText>advance alternatives fails to generate physiologically meaningful model parameters,</w:delText>
        </w:r>
      </w:del>
      <w:ins w:id="25" w:author="Cristian Núñez" w:date="2024-12-09T08:33:00Z">
        <w:r w:rsidR="00F95F53">
          <w:t>advanced alternatives fail to generate physiologically meaningful model parameters</w:t>
        </w:r>
      </w:ins>
      <w:r>
        <w:t xml:space="preserve"> without </w:t>
      </w:r>
      <w:del w:id="26" w:author="Cristian Núñez" w:date="2024-12-09T08:48:00Z">
        <w:r w:rsidDel="0001316E">
          <w:delText>a direct link</w:delText>
        </w:r>
      </w:del>
      <w:ins w:id="27" w:author="Cristian Núñez" w:date="2024-12-09T08:48:00Z">
        <w:r w:rsidR="0001316E">
          <w:t>directly linking</w:t>
        </w:r>
      </w:ins>
      <w:r>
        <w:t xml:space="preserve"> to biological processes</w:t>
      </w:r>
      <w:r>
        <w:rPr>
          <w:vertAlign w:val="superscript"/>
        </w:rPr>
        <w:t>17</w:t>
      </w:r>
      <w:r>
        <w:t>.</w:t>
      </w:r>
    </w:p>
    <w:p w14:paraId="0111C1C4" w14:textId="77777777" w:rsidR="006A285E" w:rsidRDefault="00FD2C00">
      <w:pPr>
        <w:pStyle w:val="BodyText"/>
      </w:pPr>
      <w:r>
        <w:lastRenderedPageBreak/>
        <w:t>Alongside this line of inquiry, recent stud</w:t>
      </w:r>
      <w:r>
        <w:t>ies have begun exploring non-linear models for RRi dynamics, recognizing their potential to capture the complexity of cardiovascular response to exercise</w:t>
      </w:r>
      <w:r>
        <w:rPr>
          <w:vertAlign w:val="superscript"/>
        </w:rPr>
        <w:t>18</w:t>
      </w:r>
      <w:r>
        <w:t>. Exponential decay models, for example, have been proposed to describe RRi recovery</w:t>
      </w:r>
      <w:r>
        <w:rPr>
          <w:vertAlign w:val="superscript"/>
        </w:rPr>
        <w:t>19</w:t>
      </w:r>
      <w:r>
        <w:t>, while logistic functions have been used to model the gradual return to baseline after high-intensity exercise</w:t>
      </w:r>
      <w:r>
        <w:rPr>
          <w:vertAlign w:val="superscript"/>
        </w:rPr>
        <w:t>17,20</w:t>
      </w:r>
      <w:r>
        <w:t>. These models offer advantages over traditional HRV metrics by providing a more detailed understanding of the cardiovascular system’s respo</w:t>
      </w:r>
      <w:r>
        <w:t>nse to exercise</w:t>
      </w:r>
      <w:r>
        <w:rPr>
          <w:vertAlign w:val="superscript"/>
        </w:rPr>
        <w:t>21</w:t>
      </w:r>
      <w:r>
        <w:t xml:space="preserve">. However, despite these advancements, few models are specifically designed to capture real-time RRi fluctuations, and even fewer consider physiologically meaningful parameters that allow modeling individual variability across a myriad of </w:t>
      </w:r>
      <w:r>
        <w:t>exercise dimensions</w:t>
      </w:r>
      <w:r>
        <w:rPr>
          <w:vertAlign w:val="superscript"/>
        </w:rPr>
        <w:t>22</w:t>
      </w:r>
      <w:r>
        <w:t>.</w:t>
      </w:r>
    </w:p>
    <w:p w14:paraId="21432471" w14:textId="0F5EF053" w:rsidR="006A285E" w:rsidRDefault="00FD2C00">
      <w:pPr>
        <w:pStyle w:val="BodyText"/>
      </w:pPr>
      <w:r>
        <w:t>Considering the current state of the art, there is a clear need to develop a non-linear model that accurately represents RRi’s non-linear transitions during exercise and recovery, where the estimation of clinically significant parame</w:t>
      </w:r>
      <w:r>
        <w:t>ters is compelling. Such a model would need to offer a more physiologically relevant representation of the heart’s behavior compared to the broader HRV indices commonly used in research</w:t>
      </w:r>
      <w:r>
        <w:rPr>
          <w:vertAlign w:val="superscript"/>
        </w:rPr>
        <w:t>23</w:t>
      </w:r>
      <w:r>
        <w:t xml:space="preserve">. This model </w:t>
      </w:r>
      <w:del w:id="28" w:author="Cristian Núñez" w:date="2024-12-09T08:33:00Z">
        <w:r w:rsidDel="00F95F53">
          <w:delText>would need to</w:delText>
        </w:r>
      </w:del>
      <w:ins w:id="29" w:author="Cristian Núñez" w:date="2024-12-09T08:33:00Z">
        <w:r w:rsidR="00F95F53">
          <w:t>must</w:t>
        </w:r>
      </w:ins>
      <w:r>
        <w:t xml:space="preserve"> be complex enough to capture the non-linea</w:t>
      </w:r>
      <w:r>
        <w:t>r, exercise-induced</w:t>
      </w:r>
      <w:del w:id="30" w:author="Cristian Núñez" w:date="2024-12-09T08:48:00Z">
        <w:r w:rsidDel="0001316E">
          <w:delText>,</w:delText>
        </w:r>
      </w:del>
      <w:r>
        <w:t xml:space="preserve"> cardiovascular dynamics. But, </w:t>
      </w:r>
      <w:del w:id="31" w:author="Cristian Núñez" w:date="2024-12-09T08:48:00Z">
        <w:r w:rsidDel="0001316E">
          <w:delText>at the same time</w:delText>
        </w:r>
      </w:del>
      <w:ins w:id="32" w:author="Cristian Núñez" w:date="2024-12-09T08:48:00Z">
        <w:r w:rsidR="0001316E">
          <w:t>simultaneously</w:t>
        </w:r>
      </w:ins>
      <w:r>
        <w:t xml:space="preserve">, </w:t>
      </w:r>
      <w:ins w:id="33" w:author="Cristian Núñez" w:date="2024-12-09T08:33:00Z">
        <w:r w:rsidR="00F95F53">
          <w:t xml:space="preserve">it is </w:t>
        </w:r>
      </w:ins>
      <w:r>
        <w:t xml:space="preserve">simple enough </w:t>
      </w:r>
      <w:del w:id="34" w:author="Cristian Núñez" w:date="2024-12-09T08:33:00Z">
        <w:r w:rsidDel="00F95F53">
          <w:delText xml:space="preserve">to be able </w:delText>
        </w:r>
      </w:del>
      <w:r>
        <w:t>to provide practical and significant model parameters related to observed physiological processes.</w:t>
      </w:r>
    </w:p>
    <w:p w14:paraId="27D9CB49" w14:textId="77777777" w:rsidR="006A285E" w:rsidRDefault="00FD2C00">
      <w:pPr>
        <w:pStyle w:val="BodyText"/>
      </w:pPr>
      <w:r>
        <w:t>Hence, the primary objective of this paper is to present a nove</w:t>
      </w:r>
      <w:r>
        <w:t>l non-linear model that characterizes continuous RRi transitions from rest to exercise and recovery. This model is designed to capture the non-linear changes in RRi, providing meaningful parameters that can enhance our understanding of the physiological pr</w:t>
      </w:r>
      <w:r>
        <w:t>ocesses underlying cardiovascular adaptation to exercise.</w:t>
      </w:r>
    </w:p>
    <w:p w14:paraId="69587264" w14:textId="77777777" w:rsidR="006A285E" w:rsidRDefault="00FD2C00">
      <w:pPr>
        <w:pStyle w:val="Heading1"/>
      </w:pPr>
      <w:bookmarkStart w:id="35" w:name="methods"/>
      <w:bookmarkEnd w:id="11"/>
      <w:r>
        <w:t>Methods</w:t>
      </w:r>
    </w:p>
    <w:p w14:paraId="012957BC" w14:textId="77777777" w:rsidR="006A285E" w:rsidRDefault="00FD2C00">
      <w:pPr>
        <w:pStyle w:val="Heading2"/>
      </w:pPr>
      <w:bookmarkStart w:id="36" w:name="data-collection-and-preprocessing"/>
      <w:r>
        <w:t>Data collection and preprocessing</w:t>
      </w:r>
    </w:p>
    <w:p w14:paraId="2A178A96" w14:textId="77777777" w:rsidR="006A285E" w:rsidRDefault="00FD2C00">
      <w:pPr>
        <w:pStyle w:val="FirstParagraph"/>
      </w:pPr>
      <w:r>
        <w:t>To further assess the performance of the proposed model, real-world RRi data were analyzed in addition to the synthetic data generated through simulation. T</w:t>
      </w:r>
      <w:r>
        <w:t xml:space="preserve">his dataset was derived from a cohort participating in the FONDECYT Project No. 11220116, funded by the Chilean </w:t>
      </w:r>
      <w:r>
        <w:lastRenderedPageBreak/>
        <w:t>National Association of Research and Development (ANID). Ethical approval was granted by the Ethics Committee of the University of Chile (ACTA N</w:t>
      </w:r>
      <w:r>
        <w:t>o. 029-18/05/2022) and the Ethics Committee of the University of Magallanes (No. 008/SH/2022).</w:t>
      </w:r>
    </w:p>
    <w:p w14:paraId="642C5450" w14:textId="3431B4D2" w:rsidR="006A285E" w:rsidRDefault="00FD2C00">
      <w:pPr>
        <w:pStyle w:val="BodyText"/>
      </w:pPr>
      <w:r>
        <w:t>The dataset consisted of 272 participants who underwent a validated exercise protocol encompassing rest, exercise, and recovery phases within a single, continuou</w:t>
      </w:r>
      <w:r>
        <w:t>s measurement session</w:t>
      </w:r>
      <w:r>
        <w:rPr>
          <w:vertAlign w:val="superscript"/>
        </w:rPr>
        <w:t>2</w:t>
      </w:r>
      <w:r>
        <w:t xml:space="preserve">. Continuous heart rate data, including RRi, were collected using the Polar Team2 system (Polar®) application, </w:t>
      </w:r>
      <w:ins w:id="37" w:author="Cristian Núñez" w:date="2024-12-09T08:34:00Z">
        <w:r w:rsidR="00F95F53">
          <w:t xml:space="preserve">which is </w:t>
        </w:r>
      </w:ins>
      <w:r>
        <w:t>capable of capturing dynamic fluctuations associated with varying exercise intensities and recovery.</w:t>
      </w:r>
    </w:p>
    <w:p w14:paraId="13AB72C5" w14:textId="77777777" w:rsidR="006A285E" w:rsidRDefault="00FD2C00">
      <w:pPr>
        <w:pStyle w:val="BodyText"/>
      </w:pPr>
      <w:r>
        <w:t>Preprocessing steps we</w:t>
      </w:r>
      <w:r>
        <w:t>re conducted to remove artifacts and ectopic heartbeats, with less than 3% of data excluded following established guidelines</w:t>
      </w:r>
      <w:r>
        <w:rPr>
          <w:vertAlign w:val="superscript"/>
        </w:rPr>
        <w:t>24</w:t>
      </w:r>
      <w:r>
        <w:t>. The preprocessed RRi data were then aggregated into time intervals to facilitate analysis, allowing the examination of acute exe</w:t>
      </w:r>
      <w:r>
        <w:t>rcise responses and post-exercise recovery patterns.</w:t>
      </w:r>
    </w:p>
    <w:p w14:paraId="335EA85D" w14:textId="77777777" w:rsidR="006A285E" w:rsidRDefault="00FD2C00">
      <w:pPr>
        <w:pStyle w:val="BodyText"/>
      </w:pPr>
      <w:r>
        <w:t>This real-world dataset provided a critical context for validating the model’s predictive capability against observed physiological responses, offering a robust foundation for understanding RRi dynamics under physical activity conditions.</w:t>
      </w:r>
    </w:p>
    <w:p w14:paraId="516DC57C" w14:textId="77777777" w:rsidR="006A285E" w:rsidRDefault="00FD2C00">
      <w:pPr>
        <w:pStyle w:val="Heading2"/>
      </w:pPr>
      <w:bookmarkStart w:id="38" w:name="parameter-estimation"/>
      <w:bookmarkEnd w:id="36"/>
      <w:r>
        <w:t>Parameter Estimat</w:t>
      </w:r>
      <w:r>
        <w:t>ion</w:t>
      </w:r>
    </w:p>
    <w:p w14:paraId="7B3E0DBF" w14:textId="77777777" w:rsidR="006A285E" w:rsidRDefault="00FD2C00">
      <w:pPr>
        <w:pStyle w:val="FirstParagraph"/>
      </w:pPr>
      <w:r>
        <w:t>Parameter estimation was performed using Hamiltonian Monte Carlo (HMC) with the No-U-Turn Sampler (NUTS) to explore the parameter space</w:t>
      </w:r>
      <w:r>
        <w:rPr>
          <w:vertAlign w:val="superscript"/>
        </w:rPr>
        <w:t>25</w:t>
      </w:r>
      <w:r>
        <w:t xml:space="preserve">. The parameters </w:t>
      </w:r>
      <m:oMath>
        <m:r>
          <w:rPr>
            <w:rFonts w:ascii="Cambria Math" w:hAnsi="Cambria Math"/>
          </w:rPr>
          <m:t>α</m:t>
        </m:r>
      </m:oMath>
      <w:r>
        <w:t xml:space="preserve">, </w:t>
      </w:r>
      <m:oMath>
        <m:r>
          <w:rPr>
            <w:rFonts w:ascii="Cambria Math" w:hAnsi="Cambria Math"/>
          </w:rPr>
          <m:t>β</m:t>
        </m:r>
      </m:oMath>
      <w:r>
        <w:t xml:space="preserve">, </w:t>
      </w:r>
      <m:oMath>
        <m:r>
          <w:rPr>
            <w:rFonts w:ascii="Cambria Math" w:hAnsi="Cambria Math"/>
          </w:rPr>
          <m:t>c</m:t>
        </m:r>
      </m:oMath>
      <w:r>
        <w:t xml:space="preserve">, </w:t>
      </w:r>
      <m:oMath>
        <m:r>
          <w:rPr>
            <w:rFonts w:ascii="Cambria Math" w:hAnsi="Cambria Math"/>
          </w:rPr>
          <m:t>λ</m:t>
        </m:r>
      </m:oMath>
      <w:r>
        <w:t xml:space="preserve">, </w:t>
      </w:r>
      <m:oMath>
        <m:r>
          <w:rPr>
            <w:rFonts w:ascii="Cambria Math" w:hAnsi="Cambria Math"/>
          </w:rPr>
          <m:t>ϕ</m:t>
        </m:r>
      </m:oMath>
      <w:r>
        <w:t xml:space="preserve">, </w:t>
      </w:r>
      <m:oMath>
        <m:r>
          <w:rPr>
            <w:rFonts w:ascii="Cambria Math" w:hAnsi="Cambria Math"/>
          </w:rPr>
          <m:t>τ</m:t>
        </m:r>
      </m:oMath>
      <w:r>
        <w:t xml:space="preserve">, and </w:t>
      </w:r>
      <m:oMath>
        <m:r>
          <w:rPr>
            <w:rFonts w:ascii="Cambria Math" w:hAnsi="Cambria Math"/>
          </w:rPr>
          <m:t>δ</m:t>
        </m:r>
      </m:oMath>
      <w:r>
        <w:t xml:space="preserve"> were estimated by sampling from the posterior distribution, which w</w:t>
      </w:r>
      <w:r>
        <w:t>as constructed from observed RRi data and model predictions.</w:t>
      </w:r>
    </w:p>
    <w:p w14:paraId="16A24137" w14:textId="4914368D" w:rsidR="006A285E" w:rsidRDefault="00FD2C00">
      <w:pPr>
        <w:pStyle w:val="BodyText"/>
      </w:pPr>
      <w:r>
        <w:t>The gradient of the log-likelihood function for each parameter was computed during estimation using the brms R package (v2.21.0), which employs the Stan probabilistic programming language. Conver</w:t>
      </w:r>
      <w:r>
        <w:t xml:space="preserve">gence of the HMC chains was assessed using standard diagnostics, including R-hat values, </w:t>
      </w:r>
      <w:del w:id="39" w:author="Cristian Núñez" w:date="2024-12-09T08:34:00Z">
        <w:r w:rsidDel="00F95F53">
          <w:delText>which were kept below 1.01 for all parameters</w:delText>
        </w:r>
        <w:r w:rsidDel="00F95F53">
          <w:rPr>
            <w:vertAlign w:val="superscript"/>
          </w:rPr>
          <w:delText>26</w:delText>
        </w:r>
        <w:r w:rsidDel="00F95F53">
          <w:delText xml:space="preserve">, and effective sample sizes, which were </w:delText>
        </w:r>
      </w:del>
      <w:ins w:id="40" w:author="Cristian Núñez" w:date="2024-12-09T08:34:00Z">
        <w:r w:rsidR="00F95F53">
          <w:t xml:space="preserve">kept below 1.01 for all parameters26, and effective sample sizes, </w:t>
        </w:r>
      </w:ins>
      <w:r>
        <w:t>targeted at a minimum of 1,000 for each parameter</w:t>
      </w:r>
      <w:r>
        <w:rPr>
          <w:vertAlign w:val="superscript"/>
        </w:rPr>
        <w:t>27</w:t>
      </w:r>
      <w:r>
        <w:t>. Trace plots were inspected</w:t>
      </w:r>
      <w:r>
        <w:t xml:space="preserve"> to confirm stable mixing. These diagnostics collectively confirmed reliable posterior estimates for each parameter.</w:t>
      </w:r>
    </w:p>
    <w:p w14:paraId="69AC92F3" w14:textId="4081C071" w:rsidR="006A285E" w:rsidRDefault="00FD2C00">
      <w:pPr>
        <w:pStyle w:val="BodyText"/>
      </w:pPr>
      <w:r>
        <w:lastRenderedPageBreak/>
        <w:t>The fitting process utilized five Markov Chain Monte Carlo (MCMC) chains, each consisting of 10,000 iterations with a burn-in period of 5,0</w:t>
      </w:r>
      <w:r>
        <w:t>00</w:t>
      </w:r>
      <w:del w:id="41" w:author="Cristian Núñez" w:date="2024-12-09T08:34:00Z">
        <w:r w:rsidDel="00F95F53">
          <w:delText xml:space="preserve"> iterations</w:delText>
        </w:r>
      </w:del>
      <w:r>
        <w:t>, resulting in 25,000 post-warmup samples.</w:t>
      </w:r>
    </w:p>
    <w:p w14:paraId="1C8E686B" w14:textId="4629FEDC" w:rsidR="006A285E" w:rsidRDefault="00FD2C00">
      <w:pPr>
        <w:pStyle w:val="BodyText"/>
      </w:pPr>
      <w:r>
        <w:t xml:space="preserve">To enhance the exploration of parameter space, we performed a two-stage analysis: </w:t>
      </w:r>
      <w:del w:id="42" w:author="Cristian Núñez" w:date="2024-12-09T08:34:00Z">
        <w:r w:rsidDel="00F95F53">
          <w:delText>An individual-level estimation of parameter values that were then used for the estimation</w:delText>
        </w:r>
      </w:del>
      <w:ins w:id="43" w:author="Cristian Núñez" w:date="2024-12-09T08:34:00Z">
        <w:r w:rsidR="00F95F53">
          <w:t xml:space="preserve">We </w:t>
        </w:r>
      </w:ins>
      <w:ins w:id="44" w:author="Cristian Núñez" w:date="2024-12-09T08:49:00Z">
        <w:r w:rsidR="0001316E">
          <w:t>assessed</w:t>
        </w:r>
      </w:ins>
      <w:ins w:id="45" w:author="Cristian Núñez" w:date="2024-12-09T08:34:00Z">
        <w:r w:rsidR="00F95F53">
          <w:t xml:space="preserve"> parameter values at the individual level, which we then used to estimate</w:t>
        </w:r>
      </w:ins>
      <w:r>
        <w:t xml:space="preserve"> population-level parameters.</w:t>
      </w:r>
    </w:p>
    <w:p w14:paraId="1E48992E" w14:textId="77777777" w:rsidR="006A285E" w:rsidRDefault="00FD2C00">
      <w:pPr>
        <w:pStyle w:val="Heading3"/>
      </w:pPr>
      <w:bookmarkStart w:id="46" w:name="individual-level-analysis"/>
      <w:r>
        <w:t>Individual-level analysis</w:t>
      </w:r>
    </w:p>
    <w:p w14:paraId="6229380D" w14:textId="77777777" w:rsidR="006A285E" w:rsidRDefault="00FD2C00">
      <w:pPr>
        <w:pStyle w:val="FirstParagraph"/>
      </w:pPr>
      <w:r>
        <w:t xml:space="preserve">Firstly, each subject’s RRi data </w:t>
      </w:r>
      <m:oMath>
        <m:sSub>
          <m:sSubPr>
            <m:ctrlPr>
              <w:rPr>
                <w:rFonts w:ascii="Cambria Math" w:hAnsi="Cambria Math"/>
              </w:rPr>
            </m:ctrlPr>
          </m:sSubPr>
          <m:e>
            <m:r>
              <m:rPr>
                <m:nor/>
              </m:rPr>
              <m:t>RRi</m:t>
            </m:r>
          </m:e>
          <m:sub>
            <m:r>
              <w:rPr>
                <w:rFonts w:ascii="Cambria Math" w:hAnsi="Cambria Math"/>
              </w:rPr>
              <m:t>i</m:t>
            </m:r>
            <m:r>
              <m:rPr>
                <m:sty m:val="p"/>
              </m:rPr>
              <w:rPr>
                <w:rFonts w:ascii="Cambria Math" w:hAnsi="Cambria Math"/>
              </w:rPr>
              <m:t>,</m:t>
            </m:r>
            <m:r>
              <w:rPr>
                <w:rFonts w:ascii="Cambria Math" w:hAnsi="Cambria Math"/>
              </w:rPr>
              <m:t>t</m:t>
            </m:r>
          </m:sub>
        </m:sSub>
      </m:oMath>
      <w:r>
        <w:t xml:space="preserve"> was standardized against his mean </w:t>
      </w:r>
      <m:oMath>
        <m:acc>
          <m:accPr>
            <m:chr m:val="‾"/>
            <m:ctrlPr>
              <w:rPr>
                <w:rFonts w:ascii="Cambria Math" w:hAnsi="Cambria Math"/>
              </w:rPr>
            </m:ctrlPr>
          </m:accPr>
          <m:e>
            <m:sSub>
              <m:sSubPr>
                <m:ctrlPr>
                  <w:rPr>
                    <w:rFonts w:ascii="Cambria Math" w:hAnsi="Cambria Math"/>
                  </w:rPr>
                </m:ctrlPr>
              </m:sSubPr>
              <m:e>
                <m:r>
                  <m:rPr>
                    <m:nor/>
                  </m:rPr>
                  <m:t>RRi</m:t>
                </m:r>
              </m:e>
              <m:sub>
                <m:r>
                  <w:rPr>
                    <w:rFonts w:ascii="Cambria Math" w:hAnsi="Cambria Math"/>
                  </w:rPr>
                  <m:t>i</m:t>
                </m:r>
              </m:sub>
            </m:sSub>
          </m:e>
        </m:acc>
      </m:oMath>
      <w:r>
        <w:t xml:space="preserve"> and standard deviation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oMath>
      <w:r>
        <w:t xml:space="preserve"> to improve convergence and exploration of the posterior distribution. The standardized RRi data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 xml:space="preserve"> for each tim</w:t>
      </w:r>
      <w:r>
        <w:t xml:space="preserve">e point </w:t>
      </w:r>
      <m:oMath>
        <m:r>
          <w:rPr>
            <w:rFonts w:ascii="Cambria Math" w:hAnsi="Cambria Math"/>
          </w:rPr>
          <m:t>t</m:t>
        </m:r>
      </m:oMath>
      <w:r>
        <w:t xml:space="preserve"> was computed as:</w:t>
      </w:r>
    </w:p>
    <w:bookmarkStart w:id="47" w:name="eq-ind-std"/>
    <w:p w14:paraId="6258295B" w14:textId="77777777" w:rsidR="006A285E" w:rsidRDefault="00FD2C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nor/>
                    </m:rPr>
                    <m:t>RRi</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nor/>
                        </m:rPr>
                        <m:t>RRi</m:t>
                      </m:r>
                    </m:e>
                    <m:sub>
                      <m:r>
                        <w:rPr>
                          <w:rFonts w:ascii="Cambria Math" w:hAnsi="Cambria Math"/>
                        </w:rPr>
                        <m:t>i</m:t>
                      </m:r>
                    </m:sub>
                  </m:sSub>
                </m:e>
              </m:acc>
            </m:num>
            <m:den>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den>
          </m:f>
          <m:r>
            <w:rPr>
              <w:rFonts w:ascii="Cambria Math" w:hAnsi="Cambria Math"/>
            </w:rPr>
            <m:t>  </m:t>
          </m:r>
          <m:d>
            <m:dPr>
              <m:ctrlPr>
                <w:rPr>
                  <w:rFonts w:ascii="Cambria Math" w:hAnsi="Cambria Math"/>
                </w:rPr>
              </m:ctrlPr>
            </m:dPr>
            <m:e>
              <m:r>
                <w:rPr>
                  <w:rFonts w:ascii="Cambria Math" w:hAnsi="Cambria Math"/>
                </w:rPr>
                <m:t>1</m:t>
              </m:r>
            </m:e>
          </m:d>
        </m:oMath>
      </m:oMathPara>
      <w:bookmarkEnd w:id="47"/>
    </w:p>
    <w:p w14:paraId="6B3771B5" w14:textId="77777777" w:rsidR="006A285E" w:rsidRDefault="00FD2C00">
      <w:pPr>
        <w:pStyle w:val="FirstParagraph"/>
      </w:pPr>
      <w:r>
        <w:t>This standardization allowed the model to focus on relative changes in RRi dynamics, independent of individual baseline differences.</w:t>
      </w:r>
    </w:p>
    <w:p w14:paraId="49120AF0" w14:textId="77777777" w:rsidR="006A285E" w:rsidRDefault="00FD2C00">
      <w:pPr>
        <w:pStyle w:val="BodyText"/>
      </w:pPr>
      <w:r>
        <w:t xml:space="preserve">The model for each subject </w:t>
      </w:r>
      <m:oMath>
        <m:r>
          <w:rPr>
            <w:rFonts w:ascii="Cambria Math" w:hAnsi="Cambria Math"/>
          </w:rPr>
          <m:t>i</m:t>
        </m:r>
      </m:oMath>
      <w:r>
        <w:t xml:space="preserve"> was then specified in terms of standardized RRi data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w:t>
      </w:r>
    </w:p>
    <w:bookmarkStart w:id="48" w:name="eq-indiv-level"/>
    <w:p w14:paraId="543A7F77" w14:textId="77777777" w:rsidR="006A285E" w:rsidRDefault="00FD2C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i</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e>
                  </m:d>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r>
                <w:rPr>
                  <w:rFonts w:ascii="Cambria Math" w:hAnsi="Cambria Math"/>
                </w:rPr>
                <m:t>c</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ϕ</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e>
                  </m:d>
                </m:sup>
              </m:sSup>
            </m:den>
          </m:f>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2</m:t>
              </m:r>
            </m:e>
          </m:d>
        </m:oMath>
      </m:oMathPara>
      <w:bookmarkEnd w:id="48"/>
    </w:p>
    <w:p w14:paraId="6338CFBF" w14:textId="77777777" w:rsidR="006A285E" w:rsidRDefault="00FD2C00">
      <w:pPr>
        <w:pStyle w:val="FirstParagraph"/>
      </w:pPr>
      <w:r>
        <w:t xml:space="preserve">where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ϕ</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xml:space="preserve"> are the individual-specific model parameters and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is the residual error term at each time point </w:t>
      </w:r>
      <m:oMath>
        <m:r>
          <w:rPr>
            <w:rFonts w:ascii="Cambria Math" w:hAnsi="Cambria Math"/>
          </w:rPr>
          <m:t>t</m:t>
        </m:r>
      </m:oMath>
      <w:r>
        <w:t>.</w:t>
      </w:r>
    </w:p>
    <w:p w14:paraId="1586B239" w14:textId="77777777" w:rsidR="006A285E" w:rsidRDefault="00FD2C00">
      <w:pPr>
        <w:pStyle w:val="BodyText"/>
      </w:pPr>
      <w:r>
        <w:t xml:space="preserve">Afterwards, we transformed the estimated </w:t>
      </w:r>
      <m:oMath>
        <m:r>
          <w:rPr>
            <w:rFonts w:ascii="Cambria Math" w:hAnsi="Cambria Math"/>
          </w:rPr>
          <m:t>α</m:t>
        </m:r>
      </m:oMath>
      <w:r>
        <w:t xml:space="preserve"> and </w:t>
      </w:r>
      <m:oMath>
        <m:r>
          <w:rPr>
            <w:rFonts w:ascii="Cambria Math" w:hAnsi="Cambria Math"/>
          </w:rPr>
          <m:t>β</m:t>
        </m:r>
      </m:oMath>
      <w:r>
        <w:t xml:space="preserve"> parameters back to the original RRi scale, ensuring a physiologically meaningful interpretation. The transformation for each subject </w:t>
      </w:r>
      <m:oMath>
        <m:r>
          <w:rPr>
            <w:rFonts w:ascii="Cambria Math" w:hAnsi="Cambria Math"/>
          </w:rPr>
          <m:t>i</m:t>
        </m:r>
      </m:oMath>
      <w:r>
        <w:t xml:space="preserve"> is given by:</w:t>
      </w:r>
    </w:p>
    <w:bookmarkStart w:id="49" w:name="eq-ind-unstd"/>
    <w:p w14:paraId="6B6FF465" w14:textId="77777777" w:rsidR="006A285E" w:rsidRDefault="00FD2C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α</m:t>
                    </m:r>
                  </m:e>
                  <m:sub>
                    <m:r>
                      <w:rPr>
                        <w:rFonts w:ascii="Cambria Math" w:hAnsi="Cambria Math"/>
                      </w:rPr>
                      <m:t>i</m:t>
                    </m:r>
                  </m:sub>
                  <m:sup>
                    <m:r>
                      <m:rPr>
                        <m:nor/>
                      </m:rPr>
                      <m:t>RRi</m:t>
                    </m:r>
                  </m:sup>
                </m:sSubSup>
              </m:e>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m:t>RRi</m:t>
                        </m:r>
                      </m:e>
                    </m:acc>
                  </m:e>
                  <m:sub>
                    <m:r>
                      <w:rPr>
                        <w:rFonts w:ascii="Cambria Math" w:hAnsi="Cambria Math"/>
                      </w:rPr>
                      <m:t>i</m:t>
                    </m:r>
                  </m:sub>
                </m:sSub>
              </m:e>
            </m:mr>
            <m:mr>
              <m:e>
                <m:sSubSup>
                  <m:sSubSupPr>
                    <m:ctrlPr>
                      <w:rPr>
                        <w:rFonts w:ascii="Cambria Math" w:hAnsi="Cambria Math"/>
                      </w:rPr>
                    </m:ctrlPr>
                  </m:sSubSupPr>
                  <m:e>
                    <m:r>
                      <w:rPr>
                        <w:rFonts w:ascii="Cambria Math" w:hAnsi="Cambria Math"/>
                      </w:rPr>
                      <m:t>β</m:t>
                    </m:r>
                  </m:e>
                  <m:sub>
                    <m:r>
                      <w:rPr>
                        <w:rFonts w:ascii="Cambria Math" w:hAnsi="Cambria Math"/>
                      </w:rPr>
                      <m:t>i</m:t>
                    </m:r>
                  </m:sub>
                  <m:sup>
                    <m:r>
                      <m:rPr>
                        <m:nor/>
                      </m:rPr>
                      <m:t>RRi</m:t>
                    </m:r>
                  </m:sup>
                </m:sSubSup>
              </m:e>
              <m:e>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e>
            </m:mr>
          </m:m>
          <m:r>
            <w:rPr>
              <w:rFonts w:ascii="Cambria Math" w:hAnsi="Cambria Math"/>
            </w:rPr>
            <m:t>  </m:t>
          </m:r>
          <m:d>
            <m:dPr>
              <m:ctrlPr>
                <w:rPr>
                  <w:rFonts w:ascii="Cambria Math" w:hAnsi="Cambria Math"/>
                </w:rPr>
              </m:ctrlPr>
            </m:dPr>
            <m:e>
              <m:r>
                <w:rPr>
                  <w:rFonts w:ascii="Cambria Math" w:hAnsi="Cambria Math"/>
                </w:rPr>
                <m:t>3</m:t>
              </m:r>
            </m:e>
          </m:d>
        </m:oMath>
      </m:oMathPara>
      <w:bookmarkEnd w:id="49"/>
    </w:p>
    <w:p w14:paraId="40FFAFAB" w14:textId="77777777" w:rsidR="006A285E" w:rsidRDefault="00FD2C00">
      <w:pPr>
        <w:pStyle w:val="Heading3"/>
      </w:pPr>
      <w:bookmarkStart w:id="50" w:name="group-level-analysis"/>
      <w:bookmarkEnd w:id="46"/>
      <w:r>
        <w:t>Group-level analysis</w:t>
      </w:r>
    </w:p>
    <w:p w14:paraId="2C02F908" w14:textId="77777777" w:rsidR="006A285E" w:rsidRDefault="00FD2C00">
      <w:pPr>
        <w:pStyle w:val="FirstParagraph"/>
      </w:pPr>
      <w:r>
        <w:t>After obtaining the posterior distribution for each subject’s parameters, each parameter’s mean (</w:t>
      </w:r>
      <m:oMath>
        <m:sSup>
          <m:sSupPr>
            <m:ctrlPr>
              <w:rPr>
                <w:rFonts w:ascii="Cambria Math" w:hAnsi="Cambria Math"/>
              </w:rPr>
            </m:ctrlPr>
          </m:sSupPr>
          <m:e>
            <m:r>
              <w:rPr>
                <w:rFonts w:ascii="Cambria Math" w:hAnsi="Cambria Math"/>
              </w:rPr>
              <m:t>θ</m:t>
            </m:r>
          </m:e>
          <m:sup>
            <m:r>
              <m:rPr>
                <m:nor/>
              </m:rPr>
              <m:t xml:space="preserve"> obs</m:t>
            </m:r>
          </m:sup>
        </m:sSup>
      </m:oMath>
      <w:r>
        <w:t>) and standard error (</w:t>
      </w:r>
      <m:oMath>
        <m:r>
          <w:rPr>
            <w:rFonts w:ascii="Cambria Math" w:hAnsi="Cambria Math"/>
          </w:rPr>
          <m:t>ϵ</m:t>
        </m:r>
      </m:oMath>
      <w:r>
        <w:t xml:space="preserve">) were calculated. These estimates were then used as input </w:t>
      </w:r>
      <w:r>
        <w:lastRenderedPageBreak/>
        <w:t xml:space="preserve">data to create a univariate hierarchical model, capturing variability </w:t>
      </w:r>
      <w:r>
        <w:t>at both the subject and group levels. The modeling process is described as follows:</w:t>
      </w:r>
    </w:p>
    <w:p w14:paraId="09186D72" w14:textId="77777777" w:rsidR="006A285E" w:rsidRDefault="00FD2C00">
      <w:pPr>
        <w:pStyle w:val="BodyText"/>
      </w:pPr>
      <w:r>
        <w:t xml:space="preserve">For each subject </w:t>
      </w:r>
      <m:oMath>
        <m:r>
          <w:rPr>
            <w:rFonts w:ascii="Cambria Math" w:hAnsi="Cambria Math"/>
          </w:rPr>
          <m:t>i</m:t>
        </m:r>
      </m:oMath>
      <w:r>
        <w:t xml:space="preserve">, we estimated an interdependent stochastic process in which the true parameter </w:t>
      </w: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with </w:t>
      </w:r>
      <m:oMath>
        <m:r>
          <w:rPr>
            <w:rFonts w:ascii="Cambria Math" w:hAnsi="Cambria Math"/>
          </w:rPr>
          <m:t>k</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δ</m:t>
        </m:r>
        <m:r>
          <m:rPr>
            <m:sty m:val="p"/>
          </m:rPr>
          <w:rPr>
            <w:rFonts w:ascii="Cambria Math" w:hAnsi="Cambria Math"/>
          </w:rPr>
          <m:t>}</m:t>
        </m:r>
      </m:oMath>
      <w:r>
        <w:t xml:space="preserve"> with their corresponding standard</w:t>
      </w:r>
      <w:r>
        <w:t xml:space="preserve"> error </w:t>
      </w:r>
      <m:oMath>
        <m:sSub>
          <m:sSubPr>
            <m:ctrlPr>
              <w:rPr>
                <w:rFonts w:ascii="Cambria Math" w:hAnsi="Cambria Math"/>
              </w:rPr>
            </m:ctrlPr>
          </m:sSubPr>
          <m:e>
            <m:r>
              <w:rPr>
                <w:rFonts w:ascii="Cambria Math" w:hAnsi="Cambria Math"/>
              </w:rPr>
              <m:t>ϵ</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was used to model the observed parameter </w:t>
      </w:r>
      <m:oMath>
        <m:sSubSup>
          <m:sSubSupPr>
            <m:ctrlPr>
              <w:rPr>
                <w:rFonts w:ascii="Cambria Math" w:hAnsi="Cambria Math"/>
              </w:rPr>
            </m:ctrlPr>
          </m:sSubSup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up>
            <m:r>
              <m:rPr>
                <m:nor/>
              </m:rPr>
              <m:t xml:space="preserve"> obs</m:t>
            </m:r>
          </m:sup>
        </m:sSubSup>
      </m:oMath>
      <w:r>
        <w:t xml:space="preserve"> as:</w:t>
      </w:r>
    </w:p>
    <w:bookmarkStart w:id="51" w:name="eq-gp-observed"/>
    <w:p w14:paraId="092B511C" w14:textId="77777777" w:rsidR="006A285E" w:rsidRDefault="00FD2C00">
      <w:pPr>
        <w:pStyle w:val="BodyText"/>
      </w:pPr>
      <m:oMathPara>
        <m:oMathParaPr>
          <m:jc m:val="center"/>
        </m:oMathParaPr>
        <m:oMath>
          <m:sSubSup>
            <m:sSubSupPr>
              <m:ctrlPr>
                <w:rPr>
                  <w:rFonts w:ascii="Cambria Math" w:hAnsi="Cambria Math"/>
                </w:rPr>
              </m:ctrlPr>
            </m:sSubSup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up>
              <m:r>
                <m:rPr>
                  <m:nor/>
                </m:rPr>
                <m:t xml:space="preserve"> obs</m:t>
              </m:r>
            </m:sup>
          </m:sSubSup>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k</m:t>
                  </m:r>
                  <m:r>
                    <m:rPr>
                      <m:sty m:val="p"/>
                    </m:rPr>
                    <w:rPr>
                      <w:rFonts w:ascii="Cambria Math" w:hAnsi="Cambria Math"/>
                    </w:rPr>
                    <m:t>,</m:t>
                  </m:r>
                  <m:r>
                    <w:rPr>
                      <w:rFonts w:ascii="Cambria Math" w:hAnsi="Cambria Math"/>
                    </w:rPr>
                    <m:t>i</m:t>
                  </m:r>
                </m:sub>
              </m:sSub>
            </m:e>
          </m:d>
          <m:r>
            <w:rPr>
              <w:rFonts w:ascii="Cambria Math" w:hAnsi="Cambria Math"/>
            </w:rPr>
            <m:t>  </m:t>
          </m:r>
          <m:d>
            <m:dPr>
              <m:ctrlPr>
                <w:rPr>
                  <w:rFonts w:ascii="Cambria Math" w:hAnsi="Cambria Math"/>
                </w:rPr>
              </m:ctrlPr>
            </m:dPr>
            <m:e>
              <m:r>
                <w:rPr>
                  <w:rFonts w:ascii="Cambria Math" w:hAnsi="Cambria Math"/>
                </w:rPr>
                <m:t>4</m:t>
              </m:r>
            </m:e>
          </m:d>
        </m:oMath>
      </m:oMathPara>
      <w:bookmarkEnd w:id="51"/>
    </w:p>
    <w:p w14:paraId="5DD35678" w14:textId="77777777" w:rsidR="006A285E" w:rsidRDefault="00FD2C00">
      <w:pPr>
        <w:pStyle w:val="FirstParagraph"/>
      </w:pPr>
      <w:r>
        <w:t xml:space="preserve">Then, the true parameter </w:t>
      </w: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was further modeled as:</w:t>
      </w:r>
    </w:p>
    <w:bookmarkStart w:id="52" w:name="eq-gp-true"/>
    <w:p w14:paraId="0FA91562" w14:textId="77777777" w:rsidR="006A285E" w:rsidRDefault="00FD2C00">
      <w:pPr>
        <w:pStyle w:val="BodyText"/>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e>
          </m:d>
          <m:r>
            <w:rPr>
              <w:rFonts w:ascii="Cambria Math" w:hAnsi="Cambria Math"/>
            </w:rPr>
            <m:t>  </m:t>
          </m:r>
          <m:d>
            <m:dPr>
              <m:ctrlPr>
                <w:rPr>
                  <w:rFonts w:ascii="Cambria Math" w:hAnsi="Cambria Math"/>
                </w:rPr>
              </m:ctrlPr>
            </m:dPr>
            <m:e>
              <m:r>
                <w:rPr>
                  <w:rFonts w:ascii="Cambria Math" w:hAnsi="Cambria Math"/>
                </w:rPr>
                <m:t>5</m:t>
              </m:r>
            </m:e>
          </m:d>
        </m:oMath>
      </m:oMathPara>
      <w:bookmarkEnd w:id="52"/>
    </w:p>
    <w:p w14:paraId="64A617A2" w14:textId="55E795DA" w:rsidR="006A285E" w:rsidRDefault="00FD2C00">
      <w:pPr>
        <w:pStyle w:val="FirstParagraph"/>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k</m:t>
            </m:r>
          </m:sub>
        </m:sSub>
      </m:oMath>
      <w:r>
        <w:t xml:space="preserve"> is the group-level mean for parameter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oMath>
      <w:r>
        <w:t xml:space="preserve"> r</w:t>
      </w:r>
      <w:r>
        <w:t xml:space="preserve">epresents the subject-level random effect for </w:t>
      </w:r>
      <w:ins w:id="53" w:author="Cristian Núñez" w:date="2024-12-09T08:35:00Z">
        <w:r w:rsidR="00F95F53">
          <w:t xml:space="preserve">the </w:t>
        </w:r>
      </w:ins>
      <w:r>
        <w:t xml:space="preserve">subject </w:t>
      </w:r>
      <m:oMath>
        <m:r>
          <w:rPr>
            <w:rFonts w:ascii="Cambria Math" w:hAnsi="Cambria Math"/>
          </w:rPr>
          <m:t>i</m:t>
        </m:r>
      </m:oMath>
      <w:r>
        <w:t xml:space="preserve"> on parameter </w:t>
      </w:r>
      <m:oMath>
        <m:r>
          <w:rPr>
            <w:rFonts w:ascii="Cambria Math" w:hAnsi="Cambria Math"/>
          </w:rPr>
          <m:t>k</m:t>
        </m:r>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oMath>
      <w:r>
        <w:t xml:space="preserve"> is the residual variance for </w:t>
      </w:r>
      <w:ins w:id="54" w:author="Cristian Núñez" w:date="2024-12-09T08:35:00Z">
        <w:r w:rsidR="00F95F53">
          <w:t xml:space="preserve">the </w:t>
        </w:r>
      </w:ins>
      <w:r>
        <w:t xml:space="preserve">parameter </w:t>
      </w:r>
      <m:oMath>
        <m:r>
          <w:rPr>
            <w:rFonts w:ascii="Cambria Math" w:hAnsi="Cambria Math"/>
          </w:rPr>
          <m:t>k</m:t>
        </m:r>
      </m:oMath>
      <w:r>
        <w:t xml:space="preserve">. The subject-level effects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were assumed to be distributed as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with </w:t>
      </w:r>
      <m:oMath>
        <m:r>
          <w:rPr>
            <w:rFonts w:ascii="Cambria Math" w:hAnsi="Cambria Math"/>
          </w:rPr>
          <m:t>σ</m:t>
        </m:r>
      </m:oMath>
      <w:r>
        <w:t xml:space="preserve"> </w:t>
      </w:r>
      <w:r>
        <w:t>being the standard error of the subject-level effect.</w:t>
      </w:r>
    </w:p>
    <w:p w14:paraId="52E5832F" w14:textId="14BAD781" w:rsidR="006A285E" w:rsidRDefault="00FD2C00">
      <w:pPr>
        <w:pStyle w:val="BodyText"/>
      </w:pPr>
      <w:r>
        <w:t xml:space="preserve">This hierarchical structure enables us to capture individual variability through subject-level random effects while estimating group-level effects across all parameters, thus providing estimates </w:t>
      </w:r>
      <w:del w:id="55" w:author="Cristian Núñez" w:date="2024-12-09T08:35:00Z">
        <w:r w:rsidDel="00F95F53">
          <w:delText>into su</w:delText>
        </w:r>
        <w:r w:rsidDel="00F95F53">
          <w:delText>bject and</w:delText>
        </w:r>
      </w:del>
      <w:ins w:id="56" w:author="Cristian Núñez" w:date="2024-12-09T08:35:00Z">
        <w:r w:rsidR="00F95F53">
          <w:t>of subject—and</w:t>
        </w:r>
      </w:ins>
      <w:r>
        <w:t xml:space="preserve"> population-level model parameters.</w:t>
      </w:r>
    </w:p>
    <w:p w14:paraId="49E67A0A" w14:textId="77777777" w:rsidR="006A285E" w:rsidRDefault="00FD2C00">
      <w:pPr>
        <w:pStyle w:val="Heading2"/>
      </w:pPr>
      <w:bookmarkStart w:id="57" w:name="model-performance"/>
      <w:bookmarkEnd w:id="38"/>
      <w:bookmarkEnd w:id="50"/>
      <w:r>
        <w:t>Model Performance</w:t>
      </w:r>
    </w:p>
    <w:p w14:paraId="29E4B4EA" w14:textId="50FE87CB" w:rsidR="006A285E" w:rsidRDefault="00FD2C00">
      <w:pPr>
        <w:pStyle w:val="FirstParagraph"/>
      </w:pPr>
      <w:r>
        <w:t>The primary performance metrics</w:t>
      </w:r>
      <w:del w:id="58" w:author="Cristian Núñez" w:date="2024-12-09T08:35:00Z">
        <w:r w:rsidDel="00F95F53">
          <w:delText xml:space="preserve"> included R</w:delText>
        </w:r>
        <w:r w:rsidDel="00F95F53">
          <w:rPr>
            <w:vertAlign w:val="superscript"/>
          </w:rPr>
          <w:delText>2</w:delText>
        </w:r>
        <w:r w:rsidDel="00F95F53">
          <w:delText>, root mean square error (RMSE), and mean absolute percentage error (MAPE), estimated for each subject</w:delText>
        </w:r>
      </w:del>
      <w:ins w:id="59" w:author="Cristian Núñez" w:date="2024-12-09T08:35:00Z">
        <w:r w:rsidR="00F95F53">
          <w:t>, estimated for each subject, included R2, root mean square error (RMSE), and mean absolute percentage error (MAPE)</w:t>
        </w:r>
      </w:ins>
      <w:r>
        <w:t>. Bootstrap resampling across each metric was pe</w:t>
      </w:r>
      <w:r>
        <w:t>rformed to estimate the mean performance of the model and corresponding quantile-based 95% CI.</w:t>
      </w:r>
    </w:p>
    <w:p w14:paraId="45FD4255" w14:textId="77777777" w:rsidR="006A285E" w:rsidRDefault="00FD2C00">
      <w:pPr>
        <w:pStyle w:val="BodyText"/>
      </w:pPr>
      <w:r>
        <w:t xml:space="preserve">Also, residual analysis were conducted to evaluate the model’s accuracy in capturing RRi dynamics. Residuals were defined as the difference between observed and </w:t>
      </w:r>
      <w:r>
        <w:t xml:space="preserve">predicted RRi values. These residuals were analyzed for temporal structure and partial autocorrelation to ensure that no systematic patterns remained in the errors. This indicates that the model has sufficiently captured the underlying dynamics of the RRi </w:t>
      </w:r>
      <w:r>
        <w:t>response to exercise.</w:t>
      </w:r>
    </w:p>
    <w:p w14:paraId="1FE6A21B" w14:textId="77777777" w:rsidR="006A285E" w:rsidRDefault="00FD2C00">
      <w:pPr>
        <w:pStyle w:val="Heading2"/>
      </w:pPr>
      <w:bookmarkStart w:id="60" w:name="model-parameters-sensitivity"/>
      <w:bookmarkEnd w:id="57"/>
      <w:r>
        <w:lastRenderedPageBreak/>
        <w:t>Model parameters sensitivity</w:t>
      </w:r>
    </w:p>
    <w:p w14:paraId="6DE59682" w14:textId="77777777" w:rsidR="006A285E" w:rsidRDefault="00FD2C00">
      <w:pPr>
        <w:pStyle w:val="FirstParagraph"/>
      </w:pPr>
      <w:r>
        <w:t>Once a model that described RRi behavior in response to exercise was obtained, an assessment of the proportion of the variance explained by each model parameter was then computed.</w:t>
      </w:r>
    </w:p>
    <w:p w14:paraId="1BCBFBFB" w14:textId="6C419A76" w:rsidR="006A285E" w:rsidRDefault="00FD2C00">
      <w:pPr>
        <w:pStyle w:val="BodyText"/>
      </w:pPr>
      <w:del w:id="61" w:author="Cristian Núñez" w:date="2024-12-09T08:36:00Z">
        <w:r w:rsidDel="00F95F53">
          <w:delText>To assess the sensitivity of model parameters influencing RRi over time, we implemented a Sobol sensitivity analysis using Monte Carlo simulations</w:delText>
        </w:r>
      </w:del>
      <w:ins w:id="62" w:author="Cristian Núñez" w:date="2024-12-09T08:36:00Z">
        <w:r w:rsidR="00F95F53">
          <w:t>We implemented a Sobol sensitivity analysis using Monte Carlo simulations to assess the sensitivity of model parameters influencing RRi over time</w:t>
        </w:r>
      </w:ins>
      <w:r>
        <w:t>. Sobol index (</w:t>
      </w:r>
      <m:oMath>
        <m:sSub>
          <m:sSubPr>
            <m:ctrlPr>
              <w:rPr>
                <w:rFonts w:ascii="Cambria Math" w:hAnsi="Cambria Math"/>
              </w:rPr>
            </m:ctrlPr>
          </m:sSubPr>
          <m:e>
            <m:r>
              <w:rPr>
                <w:rFonts w:ascii="Cambria Math" w:hAnsi="Cambria Math"/>
              </w:rPr>
              <m:t>S</m:t>
            </m:r>
          </m:e>
          <m:sub>
            <m:r>
              <m:rPr>
                <m:nor/>
              </m:rPr>
              <m:t>ind</m:t>
            </m:r>
          </m:sub>
        </m:sSub>
      </m:oMath>
      <w:r>
        <w:t>) provide a measure of the proportion of the contribution of each parameter to the varianc</w:t>
      </w:r>
      <w:r>
        <w:t>e in RRi at each time point, and it was selected for its robustness in handling non-linear and non-monotonic relationships, which are intrinsic to RRi dynamics in response to exercise</w:t>
      </w:r>
      <w:r>
        <w:rPr>
          <w:vertAlign w:val="superscript"/>
        </w:rPr>
        <w:t>28</w:t>
      </w:r>
      <w:r>
        <w:t>.</w:t>
      </w:r>
    </w:p>
    <w:p w14:paraId="7B8E7E4F" w14:textId="61C89916" w:rsidR="006A285E" w:rsidRDefault="00FD2C00">
      <w:pPr>
        <w:pStyle w:val="BodyText"/>
      </w:pPr>
      <w:r>
        <w:t xml:space="preserve">To compute </w:t>
      </w:r>
      <m:oMath>
        <m:sSub>
          <m:sSubPr>
            <m:ctrlPr>
              <w:rPr>
                <w:rFonts w:ascii="Cambria Math" w:hAnsi="Cambria Math"/>
              </w:rPr>
            </m:ctrlPr>
          </m:sSubPr>
          <m:e>
            <m:r>
              <w:rPr>
                <w:rFonts w:ascii="Cambria Math" w:hAnsi="Cambria Math"/>
              </w:rPr>
              <m:t>S</m:t>
            </m:r>
          </m:e>
          <m:sub>
            <m:r>
              <m:rPr>
                <m:nor/>
              </m:rPr>
              <m:t>ind</m:t>
            </m:r>
          </m:sub>
        </m:sSub>
      </m:oMath>
      <w:r>
        <w:t>, 1000 Monte Carlo simulations were conducted, each i</w:t>
      </w:r>
      <w:r>
        <w:t>nvolving 1000 randomly sampled parameter sets (1,000,000 model runs</w:t>
      </w:r>
      <w:del w:id="63" w:author="Cristian Núñez" w:date="2024-12-09T08:50:00Z">
        <w:r w:rsidDel="0001316E">
          <w:delText xml:space="preserve"> </w:delText>
        </w:r>
      </w:del>
      <w:del w:id="64" w:author="Cristian Núñez" w:date="2024-12-09T08:37:00Z">
        <w:r w:rsidDel="00F95F53">
          <w:delText>in total)</w:delText>
        </w:r>
      </w:del>
      <w:r>
        <w:t xml:space="preserve">. For each set of parameters, RRi were calculated at each time point </w:t>
      </w:r>
      <m:oMath>
        <m:r>
          <w:rPr>
            <w:rFonts w:ascii="Cambria Math" w:hAnsi="Cambria Math"/>
          </w:rPr>
          <m:t>t</m:t>
        </m:r>
      </m:oMath>
      <w:r>
        <w:t xml:space="preserve"> across a range from 0 to 20 minutes at intervals of 0.1 minutes. The 95% CI parameter values estimated from</w:t>
      </w:r>
      <w:r>
        <w:t xml:space="preserve"> HMC-NUTS were then used as input ranges for </w:t>
      </w:r>
      <m:oMath>
        <m:sSub>
          <m:sSubPr>
            <m:ctrlPr>
              <w:rPr>
                <w:rFonts w:ascii="Cambria Math" w:hAnsi="Cambria Math"/>
              </w:rPr>
            </m:ctrlPr>
          </m:sSubPr>
          <m:e>
            <m:r>
              <w:rPr>
                <w:rFonts w:ascii="Cambria Math" w:hAnsi="Cambria Math"/>
              </w:rPr>
              <m:t>S</m:t>
            </m:r>
          </m:e>
          <m:sub>
            <m:r>
              <m:rPr>
                <m:nor/>
              </m:rPr>
              <m:t>ind</m:t>
            </m:r>
          </m:sub>
        </m:sSub>
      </m:oMath>
      <w:r>
        <w:t xml:space="preserve"> computation. Finally, the mean values of </w:t>
      </w:r>
      <m:oMath>
        <m:sSub>
          <m:sSubPr>
            <m:ctrlPr>
              <w:rPr>
                <w:rFonts w:ascii="Cambria Math" w:hAnsi="Cambria Math"/>
              </w:rPr>
            </m:ctrlPr>
          </m:sSubPr>
          <m:e>
            <m:r>
              <w:rPr>
                <w:rFonts w:ascii="Cambria Math" w:hAnsi="Cambria Math"/>
              </w:rPr>
              <m:t>S</m:t>
            </m:r>
          </m:e>
          <m:sub>
            <m:r>
              <m:rPr>
                <m:nor/>
              </m:rPr>
              <m:t>ind</m:t>
            </m:r>
          </m:sub>
        </m:sSub>
      </m:oMath>
      <w:r>
        <w:t xml:space="preserve"> over the </w:t>
      </w:r>
      <w:del w:id="65" w:author="Cristian Núñez" w:date="2024-12-09T08:50:00Z">
        <w:r w:rsidDel="0001316E">
          <w:delText>20-min</w:delText>
        </w:r>
      </w:del>
      <w:ins w:id="66" w:author="Cristian Núñez" w:date="2024-12-09T08:50:00Z">
        <w:r w:rsidR="0001316E">
          <w:t>20-minute</w:t>
        </w:r>
      </w:ins>
      <w:r>
        <w:t xml:space="preserve"> time span for each model parameter were estimated and reported, </w:t>
      </w:r>
      <w:del w:id="67" w:author="Cristian Núñez" w:date="2024-12-09T08:37:00Z">
        <w:r w:rsidDel="00F95F53">
          <w:delText xml:space="preserve">next </w:delText>
        </w:r>
      </w:del>
      <w:r>
        <w:t>with their corresponding 95% CI using normal approximation based on estim</w:t>
      </w:r>
      <w:r>
        <w:t>ated standard errors (SE).</w:t>
      </w:r>
    </w:p>
    <w:p w14:paraId="24908A65" w14:textId="77777777" w:rsidR="006A285E" w:rsidRDefault="00FD2C00">
      <w:pPr>
        <w:pStyle w:val="Heading1"/>
      </w:pPr>
      <w:bookmarkStart w:id="68" w:name="results"/>
      <w:bookmarkEnd w:id="35"/>
      <w:bookmarkEnd w:id="60"/>
      <w:r>
        <w:t>Results</w:t>
      </w:r>
    </w:p>
    <w:p w14:paraId="581A1B88" w14:textId="77777777" w:rsidR="006A285E" w:rsidRDefault="00FD2C00">
      <w:pPr>
        <w:pStyle w:val="Heading2"/>
      </w:pPr>
      <w:bookmarkStart w:id="69" w:name="problem-characterization"/>
      <w:r>
        <w:t>Problem characterization</w:t>
      </w:r>
    </w:p>
    <w:p w14:paraId="7C9F1E3F" w14:textId="2E956DBE" w:rsidR="006A285E" w:rsidRDefault="00FD2C00">
      <w:pPr>
        <w:pStyle w:val="FirstParagraph"/>
      </w:pPr>
      <w:r>
        <w:t xml:space="preserve">RRi dynamics in response to exercise tends to follow a U-shaped form. The initial decrease in RRi is associated with exercise onset, related to </w:t>
      </w:r>
      <w:del w:id="70" w:author="Cristian Núñez" w:date="2024-12-09T08:38:00Z">
        <w:r w:rsidDel="00F95F53">
          <w:delText>an increase in</w:delText>
        </w:r>
      </w:del>
      <w:ins w:id="71" w:author="Cristian Núñez" w:date="2024-12-09T08:38:00Z">
        <w:r w:rsidR="00F95F53">
          <w:t>increased</w:t>
        </w:r>
      </w:ins>
      <w:r>
        <w:t xml:space="preserve"> heart rate. After exercise cessation,</w:t>
      </w:r>
      <w:r>
        <w:t xml:space="preserve"> an opposite increase in RRi is observed, </w:t>
      </w:r>
      <w:ins w:id="72" w:author="Cristian Núñez" w:date="2024-12-09T08:39:00Z">
        <w:r w:rsidR="00F95F53">
          <w:t xml:space="preserve">which is </w:t>
        </w:r>
      </w:ins>
      <w:r>
        <w:t xml:space="preserve">associated with the cardiovascular recovery phase. In both cases, the drop and recovery phases </w:t>
      </w:r>
      <w:del w:id="73" w:author="Cristian Núñez" w:date="2024-12-09T08:39:00Z">
        <w:r w:rsidDel="00F95F53">
          <w:delText>occurs at different rates, some individuals experience a quick recovery in RRi after exercise, however, in some others</w:delText>
        </w:r>
      </w:del>
      <w:ins w:id="74" w:author="Cristian Núñez" w:date="2024-12-09T08:39:00Z">
        <w:r w:rsidR="00F95F53">
          <w:t>occur at different rates; some individuals experience a quick recovery in RRi after exercise; however, in some others,</w:t>
        </w:r>
      </w:ins>
      <w:r>
        <w:t xml:space="preserve"> </w:t>
      </w:r>
      <w:r>
        <w:t>this slope is less steep. Additionally, the new baseline reached following exercise cessation is often below the RRi baseline before exercise.</w:t>
      </w:r>
    </w:p>
    <w:p w14:paraId="7F586206" w14:textId="6E087812" w:rsidR="006A285E" w:rsidRDefault="00FD2C00">
      <w:pPr>
        <w:pStyle w:val="BodyText"/>
      </w:pPr>
      <w:r>
        <w:lastRenderedPageBreak/>
        <w:t>These hallmarks of RRi dynamics in response to exercise</w:t>
      </w:r>
      <w:del w:id="75" w:author="Cristian Núñez" w:date="2024-12-09T08:39:00Z">
        <w:r w:rsidDel="00F95F53">
          <w:delText>, highlights the complex and non-linear behavior of the ca</w:delText>
        </w:r>
        <w:r w:rsidDel="00F95F53">
          <w:delText xml:space="preserve">rdiovascular response in the context of both rest and exercise conditions. An example RRi record data is shown in </w:delText>
        </w:r>
        <w:r w:rsidDel="00F95F53">
          <w:fldChar w:fldCharType="begin"/>
        </w:r>
        <w:r w:rsidDel="00F95F53">
          <w:delInstrText xml:space="preserve"> HYPERLINK \l "fig-rri-example" \h </w:delInstrText>
        </w:r>
        <w:r w:rsidDel="00F95F53">
          <w:fldChar w:fldCharType="separate"/>
        </w:r>
        <w:r w:rsidDel="00F95F53">
          <w:rPr>
            <w:rStyle w:val="Hyperlink"/>
          </w:rPr>
          <w:delText>figure 1</w:delText>
        </w:r>
        <w:r w:rsidDel="00F95F53">
          <w:rPr>
            <w:rStyle w:val="Hyperlink"/>
          </w:rPr>
          <w:fldChar w:fldCharType="end"/>
        </w:r>
      </w:del>
      <w:ins w:id="76" w:author="Cristian Núñez" w:date="2024-12-09T08:39:00Z">
        <w:r w:rsidR="00F95F53">
          <w:t xml:space="preserve"> highlight the complex and non-linear behavior of the cardiovascular response in the context of both rest and exercise conditions. Figure 1 shows an example of RRi record data</w:t>
        </w:r>
      </w:ins>
      <w:r>
        <w:t>.</w:t>
      </w:r>
    </w:p>
    <w:p w14:paraId="7CB58C38" w14:textId="77777777" w:rsidR="006A285E" w:rsidRDefault="00FD2C00">
      <w:pPr>
        <w:pStyle w:val="Heading2"/>
      </w:pPr>
      <w:bookmarkStart w:id="77" w:name="model-construction"/>
      <w:bookmarkEnd w:id="69"/>
      <w:r>
        <w:t>Model construction</w:t>
      </w:r>
    </w:p>
    <w:p w14:paraId="5BD12CEA" w14:textId="435033D8" w:rsidR="006A285E" w:rsidRDefault="00FD2C00">
      <w:pPr>
        <w:pStyle w:val="FirstParagraph"/>
      </w:pPr>
      <w:r>
        <w:t>The process of deriving the final equation for modeling RRi fluctuations wa</w:t>
      </w:r>
      <w:r>
        <w:t>s guided by an iterative exploration of mathematical functions capable of capturing the observed dynamics. Initially, exponential and logarithmic functions were considered due to their simplicity and wide applicability in describing temporal changes. Expon</w:t>
      </w:r>
      <w:r>
        <w:t>ential functions were hypothesized to capture the rapid initial adaptations of RRi post-exercise onset</w:t>
      </w:r>
      <w:del w:id="78" w:author="Cristian Núñez" w:date="2024-12-09T08:39:00Z">
        <w:r w:rsidDel="00F95F53">
          <w:delText>, while</w:delText>
        </w:r>
      </w:del>
      <w:ins w:id="79" w:author="Cristian Núñez" w:date="2024-12-09T08:39:00Z">
        <w:r w:rsidR="00F95F53">
          <w:t>. In contrast,</w:t>
        </w:r>
      </w:ins>
      <w:r>
        <w:t xml:space="preserve"> logarithmic functions were explored for their capacity to describe asymptotic behaviors observed in some physiological variables.</w:t>
      </w:r>
    </w:p>
    <w:p w14:paraId="02B4EE7E" w14:textId="68DDADA1" w:rsidR="006A285E" w:rsidRDefault="00FD2C00">
      <w:pPr>
        <w:pStyle w:val="BodyText"/>
      </w:pPr>
      <w:r>
        <w:t>However, neither</w:t>
      </w:r>
      <w:r>
        <w:t xml:space="preserve"> approach successfully reproduced the non-linear and bidirectional nature of the RRi fluctuations. </w:t>
      </w:r>
      <w:del w:id="80" w:author="Cristian Núñez" w:date="2024-12-09T08:39:00Z">
        <w:r w:rsidDel="00F95F53">
          <w:delText xml:space="preserve">Exponential functions, while effective at modeling monotonic decay or growth, </w:delText>
        </w:r>
      </w:del>
      <w:ins w:id="81" w:author="Cristian Núñez" w:date="2024-12-09T08:39:00Z">
        <w:r w:rsidR="00F95F53">
          <w:t xml:space="preserve">While effective at modeling monotonic decay or growth, exponential functions </w:t>
        </w:r>
      </w:ins>
      <w:r>
        <w:t>could not account for the observed sigmoidal transitions. Similarly, logarithmi</w:t>
      </w:r>
      <w:r>
        <w:t>c functions, with their inherent monotonicity, failed to represent the plateauing behavior seen in real-world data.</w:t>
      </w:r>
    </w:p>
    <w:p w14:paraId="722E174F" w14:textId="11A425B6" w:rsidR="006A285E" w:rsidRDefault="00FD2C00">
      <w:pPr>
        <w:pStyle w:val="BodyText"/>
      </w:pPr>
      <w:del w:id="82" w:author="Cristian Núñez" w:date="2024-12-09T08:39:00Z">
        <w:r w:rsidDel="00F95F53">
          <w:delText>To address these limitations, we shifted to logistic functions</w:delText>
        </w:r>
      </w:del>
      <w:ins w:id="83" w:author="Cristian Núñez" w:date="2024-12-09T08:39:00Z">
        <w:r w:rsidR="00F95F53">
          <w:t>We shifted to logistic functions to address these limitations</w:t>
        </w:r>
      </w:ins>
      <w:r>
        <w:t>, which inherently model sigmoidal transitions. Logistic functions introduce p</w:t>
      </w:r>
      <w:r>
        <w:t>arameters for growth rate and inflection point, allowing for precise control over the shape and timing of the transition between dynamic states. By using two coupled logistic functions, one to represent</w:t>
      </w:r>
      <w:ins w:id="84" w:author="Cristian Núñez" w:date="2024-12-09T08:50:00Z">
        <w:r w:rsidR="0001316E">
          <w:t>ing</w:t>
        </w:r>
      </w:ins>
      <w:r>
        <w:t xml:space="preserve"> the initial decrease in RRi and a second</w:t>
      </w:r>
      <w:del w:id="85" w:author="Cristian Núñez" w:date="2024-12-09T08:39:00Z">
        <w:r w:rsidDel="00F95F53">
          <w:delText>,</w:delText>
        </w:r>
      </w:del>
      <w:r>
        <w:t xml:space="preserve"> inverted lo</w:t>
      </w:r>
      <w:r>
        <w:t>gistic function to describ</w:t>
      </w:r>
      <w:ins w:id="86" w:author="Cristian Núñez" w:date="2024-12-09T08:51:00Z">
        <w:r w:rsidR="001E5BF1">
          <w:t>ing</w:t>
        </w:r>
      </w:ins>
      <w:del w:id="87" w:author="Cristian Núñez" w:date="2024-12-09T08:51:00Z">
        <w:r w:rsidDel="001E5BF1">
          <w:delText>e</w:delText>
        </w:r>
      </w:del>
      <w:r>
        <w:t xml:space="preserve"> the recovery phase, we achieved a model structure that could flexibly reproduce the observed non-linear variations.</w:t>
      </w:r>
    </w:p>
    <w:p w14:paraId="6D41331A" w14:textId="2DEC812A" w:rsidR="006A285E" w:rsidRDefault="00FD2C00">
      <w:pPr>
        <w:pStyle w:val="BodyText"/>
      </w:pPr>
      <w:r>
        <w:t>This approach provided a biologically plausible representation, with parameters that directly correspond to iden</w:t>
      </w:r>
      <w:r>
        <w:t>tifiable physiological features, such as the rate of adaptation and recovery, the time to peak response, and the extent of deviation from baseline. The logistic function framework emerged as the optimal solution after systematic testing and evaluation agai</w:t>
      </w:r>
      <w:r>
        <w:t xml:space="preserve">nst empirical data, ensuring that the model accurately captured </w:t>
      </w:r>
      <w:del w:id="88" w:author="Cristian Núñez" w:date="2024-12-09T08:39:00Z">
        <w:r w:rsidDel="00F95F53">
          <w:delText xml:space="preserve">both </w:delText>
        </w:r>
      </w:del>
      <w:r>
        <w:t>the qualitative and quantitative aspects of RRi dynamics.</w:t>
      </w:r>
    </w:p>
    <w:p w14:paraId="79525185" w14:textId="77777777" w:rsidR="006A285E" w:rsidRDefault="00FD2C00">
      <w:pPr>
        <w:pStyle w:val="BodyText"/>
      </w:pPr>
      <w:r>
        <w:lastRenderedPageBreak/>
        <w:t xml:space="preserve">The mathematical model proposed to characterize the RRi response to exercise and recovery is defined by </w:t>
      </w:r>
      <w:hyperlink w:anchor="eq-main-model">
        <w:r>
          <w:rPr>
            <w:rStyle w:val="Hyperlink"/>
          </w:rPr>
          <w:t>Equation 6</w:t>
        </w:r>
      </w:hyperlink>
      <w:r>
        <w:t>.</w:t>
      </w:r>
    </w:p>
    <w:bookmarkStart w:id="89" w:name="eq-main-model"/>
    <w:p w14:paraId="660E5CDE" w14:textId="77777777" w:rsidR="006A285E" w:rsidRDefault="00FD2C00">
      <w:pPr>
        <w:pStyle w:val="BodyText"/>
      </w:pPr>
      <m:oMathPara>
        <m:oMathParaPr>
          <m:jc m:val="center"/>
        </m:oMathParaPr>
        <m:oMath>
          <m:m>
            <m:mPr>
              <m:plcHide m:val="1"/>
              <m:mcs>
                <m:mc>
                  <m:mcPr>
                    <m:count m:val="1"/>
                    <m:mcJc m:val="right"/>
                  </m:mcPr>
                </m:mc>
              </m:mcs>
              <m:ctrlPr>
                <w:rPr>
                  <w:rFonts w:ascii="Cambria Math" w:hAnsi="Cambria Math"/>
                </w:rPr>
              </m:ctrlPr>
            </m:mPr>
            <m:mr>
              <m:e>
                <m:r>
                  <m:rPr>
                    <m:nor/>
                  </m:rPr>
                  <m:t>RRi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λ</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β</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ϕ</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δ</m:t>
                            </m:r>
                          </m:e>
                        </m:d>
                      </m:sup>
                    </m:sSup>
                  </m:den>
                </m:f>
              </m:e>
            </m:mr>
          </m:m>
          <m:r>
            <w:rPr>
              <w:rFonts w:ascii="Cambria Math" w:hAnsi="Cambria Math"/>
            </w:rPr>
            <m:t>  </m:t>
          </m:r>
          <m:d>
            <m:dPr>
              <m:ctrlPr>
                <w:rPr>
                  <w:rFonts w:ascii="Cambria Math" w:hAnsi="Cambria Math"/>
                </w:rPr>
              </m:ctrlPr>
            </m:dPr>
            <m:e>
              <m:r>
                <w:rPr>
                  <w:rFonts w:ascii="Cambria Math" w:hAnsi="Cambria Math"/>
                </w:rPr>
                <m:t>6</m:t>
              </m:r>
            </m:e>
          </m:d>
        </m:oMath>
      </m:oMathPara>
      <w:bookmarkEnd w:id="89"/>
    </w:p>
    <w:p w14:paraId="500D8CBC" w14:textId="77777777" w:rsidR="006A285E" w:rsidRDefault="00FD2C00">
      <w:pPr>
        <w:pStyle w:val="FirstParagraph"/>
      </w:pPr>
      <w:r>
        <w:t xml:space="preserve">This model includes two logistic functions representing the RRi dynamics across exercise and recovery phases. The first logistic term models the decrease in RRi during exercise, where the parameter </w:t>
      </w:r>
      <m:oMath>
        <m:r>
          <w:rPr>
            <w:rFonts w:ascii="Cambria Math" w:hAnsi="Cambria Math"/>
          </w:rPr>
          <m:t>β</m:t>
        </m:r>
      </m:oMath>
      <w:r>
        <w:t xml:space="preserve"> denotes the magnitude of this decline. The rate of decr</w:t>
      </w:r>
      <w:r>
        <w:t xml:space="preserve">ease is governed by </w:t>
      </w:r>
      <m:oMath>
        <m:r>
          <w:rPr>
            <w:rFonts w:ascii="Cambria Math" w:hAnsi="Cambria Math"/>
          </w:rPr>
          <m:t>λ</m:t>
        </m:r>
      </m:oMath>
      <w:r>
        <w:t xml:space="preserve">, while </w:t>
      </w:r>
      <m:oMath>
        <m:r>
          <w:rPr>
            <w:rFonts w:ascii="Cambria Math" w:hAnsi="Cambria Math"/>
          </w:rPr>
          <m:t>τ</m:t>
        </m:r>
      </m:oMath>
      <w:r>
        <w:t xml:space="preserve"> represents the onset of the RRi decrease or the time the physiological shift begins.</w:t>
      </w:r>
    </w:p>
    <w:p w14:paraId="32DCEB34" w14:textId="77777777" w:rsidR="006A285E" w:rsidRDefault="00FD2C00">
      <w:pPr>
        <w:pStyle w:val="BodyText"/>
      </w:pPr>
      <w:r>
        <w:t xml:space="preserve">The second logistic term accounts for RRi recovery post-exercise. Here, </w:t>
      </w:r>
      <m:oMath>
        <m:r>
          <w:rPr>
            <w:rFonts w:ascii="Cambria Math" w:hAnsi="Cambria Math"/>
          </w:rPr>
          <m:t>c</m:t>
        </m:r>
      </m:oMath>
      <w:r>
        <w:t xml:space="preserve"> scales the magnitude of recovery relative to the initial declin</w:t>
      </w:r>
      <w:r>
        <w:t xml:space="preserve">e represented by </w:t>
      </w:r>
      <m:oMath>
        <m:r>
          <w:rPr>
            <w:rFonts w:ascii="Cambria Math" w:hAnsi="Cambria Math"/>
          </w:rPr>
          <m:t>β</m:t>
        </m:r>
      </m:oMath>
      <w:r>
        <w:t xml:space="preserve">, capturing the proportion of the decline regained during recovery. The rate at which RRi returns to baseline is controlled by </w:t>
      </w:r>
      <m:oMath>
        <m:r>
          <w:rPr>
            <w:rFonts w:ascii="Cambria Math" w:hAnsi="Cambria Math"/>
          </w:rPr>
          <m:t>ϕ</m:t>
        </m:r>
      </m:oMath>
      <w:r>
        <w:t xml:space="preserve">, and </w:t>
      </w:r>
      <m:oMath>
        <m:r>
          <w:rPr>
            <w:rFonts w:ascii="Cambria Math" w:hAnsi="Cambria Math"/>
          </w:rPr>
          <m:t>δ</m:t>
        </m:r>
      </m:oMath>
      <w:r>
        <w:t xml:space="preserve"> indicates the lag following the cessation of exercise, marking the beginning of recovery</w:t>
      </w:r>
      <w:r>
        <w:t>, respectiv</w:t>
      </w:r>
      <w:r>
        <w:t>ely</w:t>
      </w:r>
      <w:r>
        <w:t>.</w:t>
      </w:r>
    </w:p>
    <w:p w14:paraId="6037FABD" w14:textId="77777777" w:rsidR="006A285E" w:rsidRDefault="00FD2C00">
      <w:pPr>
        <w:pStyle w:val="BodyText"/>
      </w:pPr>
      <w:r>
        <w:t xml:space="preserve">Additionally, the dynamics of RRi in response to physical exertion can be represented as a linear combination of a baseline RRi </w:t>
      </w:r>
      <m:oMath>
        <m:r>
          <w:rPr>
            <w:rFonts w:ascii="Cambria Math" w:hAnsi="Cambria Math"/>
          </w:rPr>
          <m:t>α</m:t>
        </m:r>
      </m:oMath>
      <w:r>
        <w:t xml:space="preserve"> and two logistic functions denoted as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The function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models the initial decay in RRi following the </w:t>
      </w:r>
      <w:r>
        <w:t xml:space="preserve">initiation of exercise while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characterizes the recovery phase after exercise cessation.</w:t>
      </w:r>
    </w:p>
    <w:p w14:paraId="5E9AFE1F" w14:textId="77777777" w:rsidR="006A285E" w:rsidRDefault="00FD2C00">
      <w:pPr>
        <w:pStyle w:val="BodyText"/>
      </w:pPr>
      <w:r>
        <w:t>Essentially, the fundamental structure of both logistic functions can be expressed as:</w:t>
      </w:r>
    </w:p>
    <w:bookmarkStart w:id="90" w:name="eq-logistic-structure"/>
    <w:p w14:paraId="7B13E6D1" w14:textId="77777777" w:rsidR="006A285E" w:rsidRDefault="00FD2C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1</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e>
                        </m:d>
                      </m:sup>
                    </m:sSup>
                  </m:den>
                </m:f>
              </m:e>
            </m:mr>
          </m:m>
          <m:r>
            <w:rPr>
              <w:rFonts w:ascii="Cambria Math" w:hAnsi="Cambria Math"/>
            </w:rPr>
            <m:t>  </m:t>
          </m:r>
          <m:d>
            <m:dPr>
              <m:ctrlPr>
                <w:rPr>
                  <w:rFonts w:ascii="Cambria Math" w:hAnsi="Cambria Math"/>
                </w:rPr>
              </m:ctrlPr>
            </m:dPr>
            <m:e>
              <m:r>
                <w:rPr>
                  <w:rFonts w:ascii="Cambria Math" w:hAnsi="Cambria Math"/>
                </w:rPr>
                <m:t>7</m:t>
              </m:r>
            </m:e>
          </m:d>
        </m:oMath>
      </m:oMathPara>
      <w:bookmarkEnd w:id="90"/>
    </w:p>
    <w:p w14:paraId="458ACDEC" w14:textId="69F1A43F" w:rsidR="006A285E" w:rsidRDefault="00FD2C00">
      <w:pPr>
        <w:pStyle w:val="FirstParagraph"/>
      </w:pPr>
      <w:r>
        <w:t xml:space="preserve">In this equation,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represents the asymptotic va</w:t>
      </w:r>
      <w:r>
        <w:t xml:space="preserve">lue </w:t>
      </w:r>
      <w:del w:id="91" w:author="Cristian Núñez" w:date="2024-12-09T08:40:00Z">
        <w:r w:rsidDel="00F95F53">
          <w:delText>approached by the logistic function</w:delText>
        </w:r>
      </w:del>
      <w:ins w:id="92" w:author="Cristian Núñez" w:date="2024-12-09T08:40:00Z">
        <w:r w:rsidR="00F95F53">
          <w:t>the logistic function approaches</w:t>
        </w:r>
      </w:ins>
      <w:r>
        <w:t xml:space="preserve">, which can be either positive (indicating an increase) or negative (indicating a decrease). For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this parameter is specified as </w:t>
      </w:r>
      <m:oMath>
        <m:r>
          <w:rPr>
            <w:rFonts w:ascii="Cambria Math" w:hAnsi="Cambria Math"/>
          </w:rPr>
          <m:t>β</m:t>
        </m:r>
      </m:oMath>
      <w:r>
        <w:t>, indicating the absolute change in RRi at the onset of exercise. In contrast, f</w:t>
      </w:r>
      <w:r>
        <w:t xml:space="preserve">or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is parametrized as </w:t>
      </w:r>
      <m:oMath>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β</m:t>
        </m:r>
      </m:oMath>
      <w:r>
        <w:t xml:space="preserve">, where </w:t>
      </w:r>
      <m:oMath>
        <m:r>
          <w:rPr>
            <w:rFonts w:ascii="Cambria Math" w:hAnsi="Cambria Math"/>
          </w:rPr>
          <m:t>c</m:t>
        </m:r>
      </m:oMath>
      <w:r>
        <w:t xml:space="preserve"> denotes the proportion of change relative to the initial drop indicated by </w:t>
      </w:r>
      <m:oMath>
        <m:r>
          <w:rPr>
            <w:rFonts w:ascii="Cambria Math" w:hAnsi="Cambria Math"/>
          </w:rPr>
          <m:t>β</m:t>
        </m:r>
      </m:oMath>
      <w:r>
        <w:t>. This parametrization ensures that, after the initial decline, the second logistic function facilitates the return of RRi toward</w:t>
      </w:r>
      <w:r>
        <w:t xml:space="preserve"> the baseline value </w:t>
      </w:r>
      <m:oMath>
        <m:r>
          <w:rPr>
            <w:rFonts w:ascii="Cambria Math" w:hAnsi="Cambria Math"/>
          </w:rPr>
          <m:t>α</m:t>
        </m:r>
      </m:oMath>
      <w:r>
        <w:t>.</w:t>
      </w:r>
    </w:p>
    <w:p w14:paraId="790AA315" w14:textId="77777777" w:rsidR="006A285E" w:rsidRDefault="00FD2C00">
      <w:pPr>
        <w:pStyle w:val="BodyText"/>
      </w:pPr>
      <w:r>
        <w:lastRenderedPageBreak/>
        <w:t xml:space="preserve">The parameter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defines the rate at which the specified increase or decrease occurs. This rate parameter is expressed on a logarithmic scale; to convert it to a percentage change per unit of time, it can be scaled as </w:t>
      </w:r>
      <m:oMath>
        <m:r>
          <w:rPr>
            <w:rFonts w:ascii="Cambria Math" w:hAnsi="Cambria Math"/>
          </w:rPr>
          <m:t>1</m:t>
        </m:r>
        <m:r>
          <m:rPr>
            <m:sty m:val="p"/>
          </m:rPr>
          <w:rPr>
            <w:rFonts w:ascii="Cambria Math" w:hAnsi="Cambria Math"/>
          </w:rPr>
          <m:t>-</m:t>
        </m:r>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e>
        </m:d>
      </m:oMath>
      <w:r>
        <w:t xml:space="preserve">. </w:t>
      </w:r>
    </w:p>
    <w:p w14:paraId="281F605B" w14:textId="77777777" w:rsidR="006A285E" w:rsidRDefault="00FD2C00">
      <w:pPr>
        <w:pStyle w:val="BodyText"/>
      </w:pPr>
      <w:r>
        <w:t>Th</w:t>
      </w:r>
      <w:r>
        <w:t xml:space="preserve">e parameter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serves as an activation threshold, causing the value within the exponential function, and consequently, the value in the denominator, to increase significantly until reaching </w:t>
      </w:r>
      <m:oMath>
        <m:sSub>
          <m:sSubPr>
            <m:ctrlPr>
              <w:rPr>
                <w:rFonts w:ascii="Cambria Math" w:hAnsi="Cambria Math"/>
              </w:rPr>
            </m:ctrlPr>
          </m:sSubPr>
          <m:e>
            <m:r>
              <w:rPr>
                <w:rFonts w:ascii="Cambria Math" w:hAnsi="Cambria Math"/>
              </w:rPr>
              <m:t>a</m:t>
            </m:r>
          </m:e>
          <m:sub>
            <m:r>
              <w:rPr>
                <w:rFonts w:ascii="Cambria Math" w:hAnsi="Cambria Math"/>
              </w:rPr>
              <m:t>3</m:t>
            </m:r>
          </m:sub>
        </m:sSub>
      </m:oMath>
      <w:r>
        <w:t>. Beyond this point, the denominator approaches 1, allowing th</w:t>
      </w:r>
      <w:r>
        <w:t xml:space="preserve">e logistic function to attain the asymptotic level determined by the numerator. </w:t>
      </w:r>
      <w:hyperlink w:anchor="fig-linear-constituents">
        <w:r>
          <w:rPr>
            <w:rStyle w:val="Hyperlink"/>
          </w:rPr>
          <w:t>Figure 2</w:t>
        </w:r>
      </w:hyperlink>
      <w:r>
        <w:t xml:space="preserve"> illustrates the behavior of the model constituents.</w:t>
      </w:r>
    </w:p>
    <w:p w14:paraId="56C0431F" w14:textId="77777777" w:rsidR="006A285E" w:rsidRDefault="00FD2C00">
      <w:pPr>
        <w:pStyle w:val="Heading2"/>
      </w:pPr>
      <w:bookmarkStart w:id="93" w:name="sample-characteristics"/>
      <w:bookmarkEnd w:id="77"/>
      <w:r>
        <w:t>Sample characteristics</w:t>
      </w:r>
    </w:p>
    <w:p w14:paraId="28DBE1B7" w14:textId="57BDE76D" w:rsidR="006A285E" w:rsidRDefault="00FD2C00">
      <w:pPr>
        <w:pStyle w:val="FirstParagraph"/>
      </w:pPr>
      <w:r>
        <w:t xml:space="preserve">The sample used to assess RRi dynamics consists </w:t>
      </w:r>
      <w:del w:id="94" w:author="Cristian Núñez" w:date="2024-12-09T08:40:00Z">
        <w:r w:rsidDel="00F95F53">
          <w:delText xml:space="preserve">of a group </w:delText>
        </w:r>
      </w:del>
      <w:r>
        <w:t xml:space="preserve">of 272 subjects selected from a local community of elderly individuals. The sample characteristics can be seen in </w:t>
      </w:r>
      <w:hyperlink w:anchor="tbl-sample-characteristics">
        <w:r>
          <w:rPr>
            <w:rStyle w:val="Hyperlink"/>
          </w:rPr>
          <w:t>Table 1</w:t>
        </w:r>
      </w:hyperlink>
    </w:p>
    <w:p w14:paraId="166F0113" w14:textId="266507E8" w:rsidR="006A285E" w:rsidRDefault="00FD2C00">
      <w:pPr>
        <w:pStyle w:val="BodyText"/>
      </w:pPr>
      <w:del w:id="95" w:author="Cristian Núñez" w:date="2024-12-09T08:40:00Z">
        <w:r w:rsidDel="00F95F53">
          <w:delText>Initial graphical explorat</w:delText>
        </w:r>
        <w:r w:rsidDel="00F95F53">
          <w:delText xml:space="preserve">ion of RRi dynamics (see </w:delText>
        </w:r>
        <w:r w:rsidDel="00F95F53">
          <w:fldChar w:fldCharType="begin"/>
        </w:r>
        <w:r w:rsidDel="00F95F53">
          <w:delInstrText xml:space="preserve"> HYPERLINK \l "fig-2d-kernel-density" \h </w:delInstrText>
        </w:r>
        <w:r w:rsidDel="00F95F53">
          <w:fldChar w:fldCharType="separate"/>
        </w:r>
        <w:r w:rsidDel="00F95F53">
          <w:rPr>
            <w:rStyle w:val="Hyperlink"/>
          </w:rPr>
          <w:delText>Figure 3</w:delText>
        </w:r>
        <w:r w:rsidDel="00F95F53">
          <w:rPr>
            <w:rStyle w:val="Hyperlink"/>
          </w:rPr>
          <w:fldChar w:fldCharType="end"/>
        </w:r>
        <w:r w:rsidDel="00F95F53">
          <w:delText>) indicates a clear drop in RRi around the 5-7 minutes mark, associated the</w:delText>
        </w:r>
      </w:del>
      <w:ins w:id="96" w:author="Cristian Núñez" w:date="2024-12-09T08:40:00Z">
        <w:r w:rsidR="00F95F53">
          <w:t>An initial graphical exploration of RRi dynamics (see Figure 3) indicates a clear drop in RRi around the 5-7 minutes mark, associated with</w:t>
        </w:r>
      </w:ins>
      <w:r>
        <w:t xml:space="preserve"> exercise-induced cardiovascular stress. However, greater variability across individuals in post-exercis</w:t>
      </w:r>
      <w:r>
        <w:t>e recovery can be observed.</w:t>
      </w:r>
    </w:p>
    <w:p w14:paraId="3B88F657" w14:textId="77777777" w:rsidR="006A285E" w:rsidRDefault="00FD2C00">
      <w:pPr>
        <w:pStyle w:val="Heading2"/>
      </w:pPr>
      <w:bookmarkStart w:id="97" w:name="parameter-estimation-1"/>
      <w:bookmarkEnd w:id="93"/>
      <w:r>
        <w:t>Parameter estimation</w:t>
      </w:r>
    </w:p>
    <w:p w14:paraId="105F498A" w14:textId="77777777" w:rsidR="006A285E" w:rsidRDefault="00FD2C00">
      <w:pPr>
        <w:pStyle w:val="Heading3"/>
      </w:pPr>
      <w:bookmarkStart w:id="98" w:name="priors"/>
      <w:r>
        <w:t>Priors</w:t>
      </w:r>
    </w:p>
    <w:p w14:paraId="3294F61F" w14:textId="2B8B671A" w:rsidR="006A285E" w:rsidRDefault="00FD2C00">
      <w:pPr>
        <w:pStyle w:val="FirstParagraph"/>
      </w:pPr>
      <w:r>
        <w:t xml:space="preserve">Given the </w:t>
      </w:r>
      <w:del w:id="99" w:author="Cristian Núñez" w:date="2024-12-09T08:41:00Z">
        <w:r w:rsidDel="00F95F53">
          <w:delText xml:space="preserve">observed parameters that reproduced the observed RRi patterns in exercise and rest conditions, priors were chosen based on physiological constraints and </w:delText>
        </w:r>
      </w:del>
      <w:ins w:id="100" w:author="Cristian Núñez" w:date="2024-12-09T08:41:00Z">
        <w:r w:rsidR="00F95F53">
          <w:t xml:space="preserve">parameters that reproduced the observed RRi patterns in exercise and rest conditions, priors were chosen based on physiological constraints and the </w:t>
        </w:r>
      </w:ins>
      <w:r>
        <w:t>graphical visualization of standardiz</w:t>
      </w:r>
      <w:r>
        <w:t xml:space="preserve">ed RRi data. Hence, ensuring </w:t>
      </w:r>
      <w:ins w:id="101" w:author="Cristian Núñez" w:date="2024-12-09T08:51:00Z">
        <w:r w:rsidR="001E5BF1">
          <w:t xml:space="preserve">the </w:t>
        </w:r>
      </w:ins>
      <w:r>
        <w:t>identifiability of model parameters by constraining the parameter space to plausible values</w:t>
      </w:r>
      <w:del w:id="102" w:author="Cristian Núñez" w:date="2024-12-09T08:41:00Z">
        <w:r w:rsidDel="00F95F53">
          <w:delText>,</w:delText>
        </w:r>
      </w:del>
      <w:r>
        <w:t xml:space="preserve"> </w:t>
      </w:r>
      <w:del w:id="103" w:author="Cristian Núñez" w:date="2024-12-09T08:41:00Z">
        <w:r w:rsidDel="00F95F53">
          <w:delText>in order to</w:delText>
        </w:r>
      </w:del>
      <w:ins w:id="104" w:author="Cristian Núñez" w:date="2024-12-09T08:41:00Z">
        <w:r w:rsidR="00F95F53">
          <w:t>to</w:t>
        </w:r>
      </w:ins>
      <w:r>
        <w:t xml:space="preserve"> improve model convergence and parameter exploration. The prior distributions were defined as follows:</w:t>
      </w:r>
    </w:p>
    <w:bookmarkStart w:id="105" w:name="eq-pe-priors"/>
    <w:p w14:paraId="17B2C593" w14:textId="77777777" w:rsidR="006A285E" w:rsidRDefault="00FD2C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α</m:t>
                </m:r>
              </m:e>
              <m:e>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0.5</m:t>
                    </m:r>
                  </m:e>
                </m:d>
              </m:e>
            </m:mr>
            <m:mr>
              <m:e>
                <m:r>
                  <w:rPr>
                    <w:rFonts w:ascii="Cambria Math" w:hAnsi="Cambria Math"/>
                  </w:rPr>
                  <m:t>β</m:t>
                </m:r>
              </m:e>
              <m:e>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β</m:t>
                </m:r>
                <m:r>
                  <m:rPr>
                    <m:sty m:val="p"/>
                  </m:rPr>
                  <w:rPr>
                    <w:rFonts w:ascii="Cambria Math" w:hAnsi="Cambria Math"/>
                  </w:rPr>
                  <m:t>≤</m:t>
                </m:r>
                <m:r>
                  <w:rPr>
                    <w:rFonts w:ascii="Cambria Math" w:hAnsi="Cambria Math"/>
                  </w:rPr>
                  <m:t>0</m:t>
                </m:r>
              </m:e>
            </m:mr>
            <m:mr>
              <m:e>
                <m:r>
                  <w:rPr>
                    <w:rFonts w:ascii="Cambria Math" w:hAnsi="Cambria Math"/>
                  </w:rPr>
                  <m:t>c</m:t>
                </m:r>
              </m:e>
              <m:e>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w:rPr>
                        <w:rFonts w:ascii="Cambria Math" w:hAnsi="Cambria Math"/>
                      </w:rPr>
                      <m:t>0.8</m:t>
                    </m:r>
                    <m:r>
                      <m:rPr>
                        <m:sty m:val="p"/>
                      </m:rPr>
                      <w:rPr>
                        <w:rFonts w:ascii="Cambria Math" w:hAnsi="Cambria Math"/>
                      </w:rPr>
                      <m:t>,</m:t>
                    </m:r>
                    <m:r>
                      <w:rPr>
                        <w:rFonts w:ascii="Cambria Math" w:hAnsi="Cambria Math"/>
                      </w:rPr>
                      <m:t>0.2</m:t>
                    </m:r>
                  </m:e>
                </m:d>
                <m:r>
                  <m:rPr>
                    <m:nor/>
                  </m:rPr>
                  <m:t xml:space="preserve"> with </m:t>
                </m:r>
                <m:r>
                  <w:rPr>
                    <w:rFonts w:ascii="Cambria Math" w:hAnsi="Cambria Math"/>
                  </w:rPr>
                  <m:t>c</m:t>
                </m:r>
                <m:r>
                  <m:rPr>
                    <m:sty m:val="p"/>
                  </m:rPr>
                  <w:rPr>
                    <w:rFonts w:ascii="Cambria Math" w:hAnsi="Cambria Math"/>
                  </w:rPr>
                  <m:t>≥</m:t>
                </m:r>
                <m:r>
                  <w:rPr>
                    <w:rFonts w:ascii="Cambria Math" w:hAnsi="Cambria Math"/>
                  </w:rPr>
                  <m:t>0</m:t>
                </m:r>
              </m:e>
            </m:mr>
            <m:mr>
              <m:e>
                <m:r>
                  <w:rPr>
                    <w:rFonts w:ascii="Cambria Math" w:hAnsi="Cambria Math"/>
                  </w:rPr>
                  <m:t>λ</m:t>
                </m:r>
              </m:e>
              <m:e>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λ</m:t>
                </m:r>
                <m:r>
                  <m:rPr>
                    <m:sty m:val="p"/>
                  </m:rPr>
                  <w:rPr>
                    <w:rFonts w:ascii="Cambria Math" w:hAnsi="Cambria Math"/>
                  </w:rPr>
                  <m:t>≤</m:t>
                </m:r>
                <m:r>
                  <w:rPr>
                    <w:rFonts w:ascii="Cambria Math" w:hAnsi="Cambria Math"/>
                  </w:rPr>
                  <m:t>0</m:t>
                </m:r>
              </m:e>
            </m:mr>
            <m:mr>
              <m:e>
                <m:r>
                  <w:rPr>
                    <w:rFonts w:ascii="Cambria Math" w:hAnsi="Cambria Math"/>
                  </w:rPr>
                  <m:t>ϕ</m:t>
                </m:r>
              </m:e>
              <m:e>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0.5</m:t>
                    </m:r>
                  </m:e>
                </m:d>
                <m:r>
                  <m:rPr>
                    <m:nor/>
                  </m:rPr>
                  <m:t xml:space="preserve"> with </m:t>
                </m:r>
                <m:r>
                  <w:rPr>
                    <w:rFonts w:ascii="Cambria Math" w:hAnsi="Cambria Math"/>
                  </w:rPr>
                  <m:t>ϕ</m:t>
                </m:r>
                <m:r>
                  <m:rPr>
                    <m:sty m:val="p"/>
                  </m:rPr>
                  <w:rPr>
                    <w:rFonts w:ascii="Cambria Math" w:hAnsi="Cambria Math"/>
                  </w:rPr>
                  <m:t>≤</m:t>
                </m:r>
                <m:r>
                  <w:rPr>
                    <w:rFonts w:ascii="Cambria Math" w:hAnsi="Cambria Math"/>
                  </w:rPr>
                  <m:t>0</m:t>
                </m:r>
              </m:e>
            </m:mr>
            <m:mr>
              <m:e>
                <m:r>
                  <w:rPr>
                    <w:rFonts w:ascii="Cambria Math" w:hAnsi="Cambria Math"/>
                  </w:rPr>
                  <m:t>τ</m:t>
                </m:r>
              </m:e>
              <m:e>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τ</m:t>
                </m:r>
                <m:r>
                  <m:rPr>
                    <m:sty m:val="p"/>
                  </m:rPr>
                  <w:rPr>
                    <w:rFonts w:ascii="Cambria Math" w:hAnsi="Cambria Math"/>
                  </w:rPr>
                  <m:t>≥</m:t>
                </m:r>
                <m:r>
                  <w:rPr>
                    <w:rFonts w:ascii="Cambria Math" w:hAnsi="Cambria Math"/>
                  </w:rPr>
                  <m:t>0</m:t>
                </m:r>
              </m:e>
            </m:mr>
            <m:mr>
              <m:e>
                <m:r>
                  <w:rPr>
                    <w:rFonts w:ascii="Cambria Math" w:hAnsi="Cambria Math"/>
                  </w:rPr>
                  <m:t>δ</m:t>
                </m:r>
              </m:e>
              <m:e>
                <m:r>
                  <m:rPr>
                    <m:sty m:val="p"/>
                  </m:rPr>
                  <w:rPr>
                    <w:rFonts w:ascii="Cambria Math" w:hAnsi="Cambria Math"/>
                  </w:rPr>
                  <m:t>∼</m:t>
                </m:r>
                <m:r>
                  <m:rPr>
                    <m:scr m:val="script"/>
                    <m:sty m:val="p"/>
                  </m:rPr>
                  <w:rPr>
                    <w:rFonts w:ascii="Cambria Math" w:hAnsi="Cambria Math"/>
                  </w:rPr>
                  <m:t>N</m:t>
                </m:r>
                <m:d>
                  <m:dPr>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δ</m:t>
                </m:r>
                <m:r>
                  <m:rPr>
                    <m:sty m:val="p"/>
                  </m:rPr>
                  <w:rPr>
                    <w:rFonts w:ascii="Cambria Math" w:hAnsi="Cambria Math"/>
                  </w:rPr>
                  <m:t>≥</m:t>
                </m:r>
                <m:r>
                  <w:rPr>
                    <w:rFonts w:ascii="Cambria Math" w:hAnsi="Cambria Math"/>
                  </w:rPr>
                  <m:t>0</m:t>
                </m:r>
              </m:e>
            </m:mr>
          </m:m>
          <m:r>
            <w:rPr>
              <w:rFonts w:ascii="Cambria Math" w:hAnsi="Cambria Math"/>
            </w:rPr>
            <m:t>  </m:t>
          </m:r>
          <m:d>
            <m:dPr>
              <m:ctrlPr>
                <w:rPr>
                  <w:rFonts w:ascii="Cambria Math" w:hAnsi="Cambria Math"/>
                </w:rPr>
              </m:ctrlPr>
            </m:dPr>
            <m:e>
              <m:r>
                <w:rPr>
                  <w:rFonts w:ascii="Cambria Math" w:hAnsi="Cambria Math"/>
                </w:rPr>
                <m:t>8</m:t>
              </m:r>
            </m:e>
          </m:d>
        </m:oMath>
      </m:oMathPara>
      <w:bookmarkEnd w:id="105"/>
    </w:p>
    <w:p w14:paraId="405268BA" w14:textId="77777777" w:rsidR="006A285E" w:rsidRDefault="00FD2C00">
      <w:pPr>
        <w:pStyle w:val="FirstParagraph"/>
      </w:pPr>
      <w:r>
        <w:lastRenderedPageBreak/>
        <w:t xml:space="preserve">Simulated standardized RRi dynamics based on prior parameter distributions are shown in </w:t>
      </w:r>
      <w:hyperlink w:anchor="fig-prior-sim">
        <w:r>
          <w:rPr>
            <w:rStyle w:val="Hyperlink"/>
          </w:rPr>
          <w:t>Figure 4</w:t>
        </w:r>
      </w:hyperlink>
      <w:r>
        <w:t>.</w:t>
      </w:r>
    </w:p>
    <w:p w14:paraId="3488769F" w14:textId="77777777" w:rsidR="006A285E" w:rsidRDefault="00FD2C00">
      <w:pPr>
        <w:pStyle w:val="Heading3"/>
      </w:pPr>
      <w:bookmarkStart w:id="106" w:name="parameter-estimates"/>
      <w:bookmarkEnd w:id="98"/>
      <w:r>
        <w:t>Parameter estimates</w:t>
      </w:r>
    </w:p>
    <w:p w14:paraId="723B7D70" w14:textId="3367CBA5" w:rsidR="006A285E" w:rsidRDefault="00FD2C00">
      <w:pPr>
        <w:pStyle w:val="FirstParagraph"/>
      </w:pPr>
      <w:r>
        <w:t xml:space="preserve">Once subject-level RRi data was fitted using </w:t>
      </w:r>
      <w:del w:id="107" w:author="Cristian Núñez" w:date="2024-12-09T08:41:00Z">
        <w:r w:rsidDel="00F95F53">
          <w:delText xml:space="preserve">the proposed in </w:delText>
        </w:r>
        <w:r w:rsidDel="00F95F53">
          <w:fldChar w:fldCharType="begin"/>
        </w:r>
        <w:r w:rsidDel="00F95F53">
          <w:delInstrText xml:space="preserve"> HYPERLINK \l "eq-indiv-level" \h </w:delInstrText>
        </w:r>
        <w:r w:rsidDel="00F95F53">
          <w:fldChar w:fldCharType="separate"/>
        </w:r>
        <w:r w:rsidDel="00F95F53">
          <w:rPr>
            <w:rStyle w:val="Hyperlink"/>
          </w:rPr>
          <w:delText>Equation 2</w:delText>
        </w:r>
        <w:r w:rsidDel="00F95F53">
          <w:rPr>
            <w:rStyle w:val="Hyperlink"/>
          </w:rPr>
          <w:fldChar w:fldCharType="end"/>
        </w:r>
        <w:r w:rsidDel="00F95F53">
          <w:delText>, a</w:delText>
        </w:r>
      </w:del>
      <w:ins w:id="108" w:author="Cristian Núñez" w:date="2024-12-09T08:41:00Z">
        <w:r w:rsidR="00F95F53">
          <w:t>Equation 2's proposed</w:t>
        </w:r>
      </w:ins>
      <w:r>
        <w:t xml:space="preserve"> population-parameter value was estimated based on the proposed group-level methodology. The estimated parameter values can be seen in </w:t>
      </w:r>
      <w:hyperlink w:anchor="tbl-parameters">
        <w:r>
          <w:rPr>
            <w:rStyle w:val="Hyperlink"/>
          </w:rPr>
          <w:t>Table 2</w:t>
        </w:r>
      </w:hyperlink>
    </w:p>
    <w:p w14:paraId="6F481D0F" w14:textId="77777777" w:rsidR="006A285E" w:rsidRDefault="00FD2C00">
      <w:pPr>
        <w:pStyle w:val="BodyText"/>
      </w:pPr>
      <w:r>
        <w:t xml:space="preserve">In </w:t>
      </w:r>
      <w:hyperlink w:anchor="fig-group-level-estimates">
        <w:r>
          <w:rPr>
            <w:rStyle w:val="Hyperlink"/>
          </w:rPr>
          <w:t>Figure 5</w:t>
        </w:r>
      </w:hyperlink>
      <w:r>
        <w:t>, the model parameter’s posterior distribution can be observed.</w:t>
      </w:r>
    </w:p>
    <w:p w14:paraId="3C8FAD87" w14:textId="77777777" w:rsidR="006A285E" w:rsidRDefault="00FD2C00">
      <w:pPr>
        <w:pStyle w:val="Heading2"/>
      </w:pPr>
      <w:bookmarkStart w:id="109" w:name="model-evaluation"/>
      <w:bookmarkEnd w:id="97"/>
      <w:bookmarkEnd w:id="106"/>
      <w:r>
        <w:t>Model evaluation</w:t>
      </w:r>
    </w:p>
    <w:p w14:paraId="6F00EF3A" w14:textId="77777777" w:rsidR="006A285E" w:rsidRDefault="00FD2C00">
      <w:pPr>
        <w:pStyle w:val="Heading3"/>
      </w:pPr>
      <w:bookmarkStart w:id="110" w:name="model-performance-1"/>
      <w:r>
        <w:t>Model performance</w:t>
      </w:r>
    </w:p>
    <w:p w14:paraId="11E68673" w14:textId="46F0EEC0" w:rsidR="006A285E" w:rsidRDefault="00FD2C00">
      <w:pPr>
        <w:pStyle w:val="FirstParagraph"/>
      </w:pPr>
      <w:del w:id="111" w:author="Cristian Núñez" w:date="2024-12-09T08:41:00Z">
        <w:r w:rsidDel="00F95F53">
          <w:delText xml:space="preserve">Relative performance metrics, estimated through bootstrapped resampling, </w:delText>
        </w:r>
      </w:del>
      <w:ins w:id="112" w:author="Cristian Núñez" w:date="2024-12-09T08:41:00Z">
        <w:r w:rsidR="00F95F53">
          <w:t xml:space="preserve">Estimated through bootstrapped resampling, relative performance metrics </w:t>
        </w:r>
      </w:ins>
      <w:r>
        <w:t>suggest that the model tends to deviate a 3.4% (CI</w:t>
      </w:r>
      <w:r>
        <w:rPr>
          <w:vertAlign w:val="subscript"/>
        </w:rPr>
        <w:t>95%</w:t>
      </w:r>
      <w:r>
        <w:t>[3.06, 3.81]) from the observed RRi data. This is equivalent to a 32.6 ms in the RRi scale (CI</w:t>
      </w:r>
      <w:r>
        <w:rPr>
          <w:vertAlign w:val="subscript"/>
        </w:rPr>
        <w:t>95%</w:t>
      </w:r>
      <w:r>
        <w:t>[30.01, 35.77]). Additionally, the bootstrapped R</w:t>
      </w:r>
      <w:r>
        <w:rPr>
          <w:vertAlign w:val="superscript"/>
        </w:rPr>
        <w:t>2</w:t>
      </w:r>
      <w:r>
        <w:t xml:space="preserve"> indicates that the model explains 0.868 (CI</w:t>
      </w:r>
      <w:r>
        <w:rPr>
          <w:vertAlign w:val="subscript"/>
        </w:rPr>
        <w:t>95%</w:t>
      </w:r>
      <w:r>
        <w:t>[0.834, 0.895]) of the total variance observed in RRi.</w:t>
      </w:r>
    </w:p>
    <w:p w14:paraId="53C09F5A" w14:textId="298D2282" w:rsidR="006A285E" w:rsidRDefault="00FD2C00">
      <w:pPr>
        <w:pStyle w:val="BodyText"/>
      </w:pPr>
      <w:r>
        <w:t>Residua</w:t>
      </w:r>
      <w:r>
        <w:t>ls analysis showed that the estimated partial correlation function (ACF) from the model residuals indicates a correlation among non-explained errors greater than 0.1 up to the 5th lag. However, the partial ACF is significant (CI-wise) and strictly positive</w:t>
      </w:r>
      <w:r>
        <w:t xml:space="preserve"> or negative </w:t>
      </w:r>
      <w:del w:id="113" w:author="Cristian Núñez" w:date="2024-12-09T08:41:00Z">
        <w:r w:rsidDel="00F95F53">
          <w:delText>up to</w:delText>
        </w:r>
      </w:del>
      <w:ins w:id="114" w:author="Cristian Núñez" w:date="2024-12-09T08:41:00Z">
        <w:r w:rsidR="00F95F53">
          <w:t>until</w:t>
        </w:r>
      </w:ins>
      <w:r>
        <w:t xml:space="preserve"> the second lag. Correlations among model residuals against other time indices remained insignificant (see </w:t>
      </w:r>
      <w:hyperlink w:anchor="fig-error-rates">
        <w:r>
          <w:rPr>
            <w:rStyle w:val="Hyperlink"/>
          </w:rPr>
          <w:t>Figure 6</w:t>
        </w:r>
      </w:hyperlink>
      <w:r>
        <w:t>).</w:t>
      </w:r>
    </w:p>
    <w:p w14:paraId="1FAE14AB" w14:textId="77777777" w:rsidR="006A285E" w:rsidRDefault="00FD2C00">
      <w:pPr>
        <w:pStyle w:val="Heading3"/>
      </w:pPr>
      <w:bookmarkStart w:id="115" w:name="model-parameters-sensitivity-1"/>
      <w:bookmarkEnd w:id="110"/>
      <w:r>
        <w:t>Model parameters sensitivity</w:t>
      </w:r>
    </w:p>
    <w:p w14:paraId="745B96D8" w14:textId="77777777" w:rsidR="006A285E" w:rsidRDefault="00FD2C00">
      <w:pPr>
        <w:pStyle w:val="FirstParagraph"/>
      </w:pPr>
      <w:r>
        <w:t>Sobol sensitivity analysis reveals that the parameter</w:t>
      </w:r>
      <w:r>
        <w:t xml:space="preserve"> </w:t>
      </w:r>
      <m:oMath>
        <m:r>
          <w:rPr>
            <w:rFonts w:ascii="Cambria Math" w:hAnsi="Cambria Math"/>
          </w:rPr>
          <m:t>α</m:t>
        </m:r>
      </m:oMath>
      <w:r>
        <w:t xml:space="preserve"> exerts the most substantial influence on the model’s output, followed by parameters </w:t>
      </w:r>
      <m:oMath>
        <m:r>
          <w:rPr>
            <w:rFonts w:ascii="Cambria Math" w:hAnsi="Cambria Math"/>
          </w:rPr>
          <m:t>c</m:t>
        </m:r>
      </m:oMath>
      <w:r>
        <w:t xml:space="preserve"> and </w:t>
      </w:r>
      <m:oMath>
        <m:r>
          <w:rPr>
            <w:rFonts w:ascii="Cambria Math" w:hAnsi="Cambria Math"/>
          </w:rPr>
          <m:t>δ</m:t>
        </m:r>
      </m:oMath>
      <w:r>
        <w:t xml:space="preserve">. In contrast, parameters </w:t>
      </w:r>
      <m:oMath>
        <m:r>
          <w:rPr>
            <w:rFonts w:ascii="Cambria Math" w:hAnsi="Cambria Math"/>
          </w:rPr>
          <m:t>β</m:t>
        </m:r>
      </m:oMath>
      <w:r>
        <w:t xml:space="preserve">, </w:t>
      </w:r>
      <m:oMath>
        <m:r>
          <w:rPr>
            <w:rFonts w:ascii="Cambria Math" w:hAnsi="Cambria Math"/>
          </w:rPr>
          <m:t>λ</m:t>
        </m:r>
      </m:oMath>
      <w:r>
        <w:t xml:space="preserve">, and </w:t>
      </w:r>
      <m:oMath>
        <m:r>
          <w:rPr>
            <w:rFonts w:ascii="Cambria Math" w:hAnsi="Cambria Math"/>
          </w:rPr>
          <m:t>ϕ</m:t>
        </m:r>
      </m:oMath>
      <w:r>
        <w:t xml:space="preserve"> demonstrate relatively minor effects, with some values crossing zero, indicating negligible influence within the teste</w:t>
      </w:r>
      <w:r>
        <w:t>d parameter ranges.</w:t>
      </w:r>
    </w:p>
    <w:p w14:paraId="78B6DB8B" w14:textId="788A2B0A" w:rsidR="006A285E" w:rsidRDefault="00FD2C00">
      <w:pPr>
        <w:pStyle w:val="BodyText"/>
      </w:pPr>
      <w:r>
        <w:t xml:space="preserve">Individual perturbation of each parameter highlighted that RRi dynamics are sensitive to the baseline RRi parameter, </w:t>
      </w:r>
      <m:oMath>
        <m:r>
          <w:rPr>
            <w:rFonts w:ascii="Cambria Math" w:hAnsi="Cambria Math"/>
          </w:rPr>
          <m:t>α</m:t>
        </m:r>
      </m:oMath>
      <w:r>
        <w:t xml:space="preserve">. Conversely, the rate parameters for the initial decay during </w:t>
      </w:r>
      <w:r>
        <w:lastRenderedPageBreak/>
        <w:t xml:space="preserve">exercise, </w:t>
      </w:r>
      <m:oMath>
        <m:r>
          <w:rPr>
            <w:rFonts w:ascii="Cambria Math" w:hAnsi="Cambria Math"/>
          </w:rPr>
          <m:t>λ</m:t>
        </m:r>
      </m:oMath>
      <w:r>
        <w:t xml:space="preserve">, and the recovery post-exercise, </w:t>
      </w:r>
      <m:oMath>
        <m:r>
          <w:rPr>
            <w:rFonts w:ascii="Cambria Math" w:hAnsi="Cambria Math"/>
          </w:rPr>
          <m:t>ϕ</m:t>
        </m:r>
      </m:oMath>
      <w:r>
        <w:t>, show</w:t>
      </w:r>
      <w:r>
        <w:t xml:space="preserve"> lower sensitivity, suggesting that they are not primary sources of variation in predicted RRi trajectories when assessed in isolation. The results of the sensitivity analysis </w:t>
      </w:r>
      <w:del w:id="116" w:author="Cristian Núñez" w:date="2024-12-09T08:41:00Z">
        <w:r w:rsidDel="00F95F53">
          <w:delText>can be seen</w:delText>
        </w:r>
      </w:del>
      <w:ins w:id="117" w:author="Cristian Núñez" w:date="2024-12-09T08:41:00Z">
        <w:r w:rsidR="00F95F53">
          <w:t>are</w:t>
        </w:r>
      </w:ins>
      <w:r>
        <w:t xml:space="preserve"> in </w:t>
      </w:r>
      <w:hyperlink w:anchor="tbl-sens-params">
        <w:r>
          <w:rPr>
            <w:rStyle w:val="Hyperlink"/>
          </w:rPr>
          <w:t>Table 3</w:t>
        </w:r>
      </w:hyperlink>
      <w:r>
        <w:t>.</w:t>
      </w:r>
    </w:p>
    <w:p w14:paraId="1A116619" w14:textId="77777777" w:rsidR="006A285E" w:rsidRDefault="00FD2C00">
      <w:pPr>
        <w:pStyle w:val="Heading1"/>
      </w:pPr>
      <w:bookmarkStart w:id="118" w:name="discussion"/>
      <w:bookmarkEnd w:id="68"/>
      <w:bookmarkEnd w:id="109"/>
      <w:bookmarkEnd w:id="115"/>
      <w:r>
        <w:t>Discussion</w:t>
      </w:r>
    </w:p>
    <w:p w14:paraId="288697A3" w14:textId="2C50EC36" w:rsidR="006A285E" w:rsidRDefault="00FD2C00">
      <w:pPr>
        <w:pStyle w:val="FirstParagraph"/>
      </w:pPr>
      <w:r>
        <w:t xml:space="preserve">To the </w:t>
      </w:r>
      <w:r>
        <w:t xml:space="preserve">best of our knowledge, this study represents the first attempt to develop a non-linear model specifically designed </w:t>
      </w:r>
      <w:del w:id="119" w:author="Cristian Núñez" w:date="2024-12-09T08:42:00Z">
        <w:r w:rsidDel="00F95F53">
          <w:delText>to continuously capture RR interval dynamics across a complete rest-exercise-rest protocol</w:delText>
        </w:r>
      </w:del>
      <w:ins w:id="120" w:author="Cristian Núñez" w:date="2024-12-09T08:42:00Z">
        <w:r w:rsidR="00F95F53">
          <w:t>to capture RR interval dynamics across a complete rest-exercise-rest protocol continuously</w:t>
        </w:r>
      </w:ins>
      <w:r>
        <w:t>. Previous studies have either focused on aggregate</w:t>
      </w:r>
      <w:r>
        <w:t xml:space="preserve"> HRV indices or utilized simplified linear or exponential models, which are insufficient to describe the complex, non-stationary transitions observed during and after exercise</w:t>
      </w:r>
      <w:r>
        <w:rPr>
          <w:vertAlign w:val="superscript"/>
        </w:rPr>
        <w:t>20</w:t>
      </w:r>
      <w:r>
        <w:t>. By employing a combination of logistic functions, our model uniquely accounts</w:t>
      </w:r>
      <w:r>
        <w:t xml:space="preserve"> for the gradual shifts in autonomic regulation denoted by RRi dynamics, offering a detailed and physiologically relevant representation of cardiac dynamics. This continuous modeling framework </w:t>
      </w:r>
      <w:del w:id="121" w:author="Cristian Núñez" w:date="2024-12-09T08:52:00Z">
        <w:r w:rsidDel="001E5BF1">
          <w:delText xml:space="preserve">allows for </w:delText>
        </w:r>
      </w:del>
      <w:del w:id="122" w:author="Cristian Núñez" w:date="2024-12-09T08:42:00Z">
        <w:r w:rsidDel="00F95F53">
          <w:delText>the integration of</w:delText>
        </w:r>
      </w:del>
      <w:del w:id="123" w:author="Cristian Núñez" w:date="2024-12-09T08:52:00Z">
        <w:r w:rsidDel="001E5BF1">
          <w:delText xml:space="preserve"> both</w:delText>
        </w:r>
      </w:del>
      <w:ins w:id="124" w:author="Cristian Núñez" w:date="2024-12-09T08:52:00Z">
        <w:r w:rsidR="001E5BF1">
          <w:t>integrates</w:t>
        </w:r>
      </w:ins>
      <w:r>
        <w:t xml:space="preserve"> exercise-induced RRi decline</w:t>
      </w:r>
      <w:r>
        <w:t xml:space="preserve"> and post-exercise recovery within a single unified structure, bridging a critical gap in the current literature. Such an approach </w:t>
      </w:r>
      <w:del w:id="125" w:author="Cristian Núñez" w:date="2024-12-09T08:42:00Z">
        <w:r w:rsidDel="00F95F53">
          <w:delText>not only advances our understanding of cardiovascular responses but also</w:delText>
        </w:r>
      </w:del>
      <w:ins w:id="126" w:author="Cristian Núñez" w:date="2024-12-09T08:42:00Z">
        <w:r w:rsidR="00F95F53">
          <w:t>advances our understanding of cardiovascular responses and</w:t>
        </w:r>
      </w:ins>
      <w:r>
        <w:t xml:space="preserve"> opens new avenues for real-time monitoring and inter</w:t>
      </w:r>
      <w:r>
        <w:t>vention in both clinical and athletic settings.</w:t>
      </w:r>
    </w:p>
    <w:p w14:paraId="4E7417CA" w14:textId="4CB75BCD" w:rsidR="006A285E" w:rsidRDefault="00FD2C00">
      <w:pPr>
        <w:pStyle w:val="BodyText"/>
      </w:pPr>
      <w:r>
        <w:t>The proposed model demonstrates a precise capacity to reproduce RRi dynamics</w:t>
      </w:r>
      <w:del w:id="127" w:author="Cristian Núñez" w:date="2024-12-09T08:42:00Z">
        <w:r w:rsidDel="00F95F53">
          <w:delText>, with its combination of logistic functions, capturing the key transitions of cardiac response, the initial decline during exercise</w:delText>
        </w:r>
      </w:del>
      <w:ins w:id="128" w:author="Cristian Núñez" w:date="2024-12-09T08:42:00Z">
        <w:r w:rsidR="00F95F53">
          <w:t>. With its combination of logistic functions, it captures the key transitions of cardiac response, the initial decline during exercise,</w:t>
        </w:r>
      </w:ins>
      <w:r>
        <w:t xml:space="preserve"> and the subsequent recovery. This design accommodates the inherent non-linearity and non-stationarity of RRi dynamics, overcoming the limitations of linear models and exponential functions commonly used in prior studies</w:t>
      </w:r>
      <w:r>
        <w:rPr>
          <w:vertAlign w:val="superscript"/>
        </w:rPr>
        <w:t>29,30</w:t>
      </w:r>
      <w:r>
        <w:t>.</w:t>
      </w:r>
    </w:p>
    <w:p w14:paraId="56C17679" w14:textId="50016A0C" w:rsidR="006A285E" w:rsidRDefault="00FD2C00">
      <w:pPr>
        <w:pStyle w:val="BodyText"/>
      </w:pPr>
      <w:r>
        <w:t>Compared to previous research</w:t>
      </w:r>
      <w:r>
        <w:t xml:space="preserve">, our findings align with efforts </w:t>
      </w:r>
      <w:del w:id="129" w:author="Cristian Núñez" w:date="2024-12-09T08:52:00Z">
        <w:r w:rsidDel="001E5BF1">
          <w:delText xml:space="preserve">made </w:delText>
        </w:r>
      </w:del>
      <w:del w:id="130" w:author="Cristian Núñez" w:date="2024-12-09T08:42:00Z">
        <w:r w:rsidDel="0001316E">
          <w:delText>on capturing</w:delText>
        </w:r>
      </w:del>
      <w:ins w:id="131" w:author="Cristian Núñez" w:date="2024-12-09T08:42:00Z">
        <w:r w:rsidR="0001316E">
          <w:t>to capture</w:t>
        </w:r>
      </w:ins>
      <w:r>
        <w:t xml:space="preserve"> nonlinear dynamics in HRV to understand cardiac responses during exercise</w:t>
      </w:r>
      <w:r>
        <w:rPr>
          <w:vertAlign w:val="superscript"/>
        </w:rPr>
        <w:t>13</w:t>
      </w:r>
      <w:r>
        <w:t>. Similarly, previous studies have shown that dynamic fluctuations in RRi can serve as critical indicators of cardiorespiratory f</w:t>
      </w:r>
      <w:r>
        <w:t>itness</w:t>
      </w:r>
      <w:del w:id="132" w:author="Cristian Núñez" w:date="2024-12-09T08:42:00Z">
        <w:r w:rsidDel="0001316E">
          <w:delText>, supporting</w:delText>
        </w:r>
      </w:del>
      <w:ins w:id="133" w:author="Cristian Núñez" w:date="2024-12-09T08:42:00Z">
        <w:r w:rsidR="0001316E">
          <w:t>. This supports</w:t>
        </w:r>
      </w:ins>
      <w:r>
        <w:t xml:space="preserve"> the need for models to address the complexity of cardiovascular responses during physical stress</w:t>
      </w:r>
      <w:r>
        <w:rPr>
          <w:vertAlign w:val="superscript"/>
        </w:rPr>
        <w:t>9</w:t>
      </w:r>
      <w:r>
        <w:t>. However, while many existing models focus primarily on linear metrics or aggregate HRV measures, our study provides a high-resolution anal</w:t>
      </w:r>
      <w:r>
        <w:t xml:space="preserve">ysis of </w:t>
      </w:r>
      <w:r>
        <w:lastRenderedPageBreak/>
        <w:t>RRi dynamics that enhances interpretability and application across diverse fitness levels and exercise intensities.</w:t>
      </w:r>
    </w:p>
    <w:p w14:paraId="56EAF4D8" w14:textId="77777777" w:rsidR="006A285E" w:rsidRDefault="00FD2C00">
      <w:pPr>
        <w:pStyle w:val="BodyText"/>
      </w:pPr>
      <w:r>
        <w:t>The flexibility of the logistic components allows for physiologically interpretable parameters, such as baseline RRi (</w:t>
      </w:r>
      <m:oMath>
        <m:r>
          <w:rPr>
            <w:rFonts w:ascii="Cambria Math" w:hAnsi="Cambria Math"/>
          </w:rPr>
          <m:t>α</m:t>
        </m:r>
      </m:oMath>
      <w:r>
        <w:t>) and recove</w:t>
      </w:r>
      <w:r>
        <w:t>ry proportion (</w:t>
      </w:r>
      <m:oMath>
        <m:r>
          <w:rPr>
            <w:rFonts w:ascii="Cambria Math" w:hAnsi="Cambria Math"/>
          </w:rPr>
          <m:t>c</m:t>
        </m:r>
      </m:oMath>
      <w:r>
        <w:t>), which directly correlate with intrinsic cardiac function and autonomic recovery capacity, respectively. These features position the model as a robust framework for investigating the cardiovascular system’s dynamic adaptation to physical</w:t>
      </w:r>
      <w:r>
        <w:t xml:space="preserve"> stressors. For example, prior studies have highlighted the inadequacy of linear HRV metrics in capturing transient autonomic shifts</w:t>
      </w:r>
      <w:r>
        <w:rPr>
          <w:vertAlign w:val="superscript"/>
        </w:rPr>
        <w:t>31</w:t>
      </w:r>
      <w:r>
        <w:t>; our results align with this critique, demonstrating the advantages of modeling RRi directly.</w:t>
      </w:r>
    </w:p>
    <w:p w14:paraId="0EBFEA19" w14:textId="1DD9E16A" w:rsidR="006A285E" w:rsidRDefault="00FD2C00">
      <w:pPr>
        <w:pStyle w:val="BodyText"/>
      </w:pPr>
      <w:r>
        <w:t>Unlike prior research that aggregates HRV measures or applies simple decay models, our approach directly models RRi changes, offering richer physiological insight. For instance, commonly utilized exponential decay models for post-exercise recovery are used</w:t>
      </w:r>
      <w:del w:id="134" w:author="Cristian Núñez" w:date="2024-12-09T08:42:00Z">
        <w:r w:rsidDel="0001316E">
          <w:delText>,</w:delText>
        </w:r>
      </w:del>
      <w:r>
        <w:t xml:space="preserve"> </w:t>
      </w:r>
      <w:del w:id="135" w:author="Cristian Núñez" w:date="2024-12-09T08:52:00Z">
        <w:r w:rsidDel="001E5BF1">
          <w:delText>however they</w:delText>
        </w:r>
      </w:del>
      <w:ins w:id="136" w:author="Cristian Núñez" w:date="2024-12-09T08:52:00Z">
        <w:r w:rsidR="001E5BF1">
          <w:t>but</w:t>
        </w:r>
      </w:ins>
      <w:r>
        <w:t xml:space="preserve"> fail to incorporate the transition dynamics observed during exercise itself</w:t>
      </w:r>
      <w:r>
        <w:rPr>
          <w:vertAlign w:val="superscript"/>
        </w:rPr>
        <w:t>19</w:t>
      </w:r>
      <w:r>
        <w:t xml:space="preserve">. By integrating </w:t>
      </w:r>
      <w:del w:id="137" w:author="Cristian Núñez" w:date="2024-12-09T08:42:00Z">
        <w:r w:rsidDel="0001316E">
          <w:delText xml:space="preserve">both </w:delText>
        </w:r>
      </w:del>
      <w:r>
        <w:t>exercise and recovery phases, our model provides a more comprehensive view of autonomic regulation.</w:t>
      </w:r>
    </w:p>
    <w:p w14:paraId="73847C93" w14:textId="55F5A6CB" w:rsidR="006A285E" w:rsidRDefault="00FD2C00">
      <w:pPr>
        <w:pStyle w:val="BodyText"/>
      </w:pPr>
      <w:r>
        <w:t>Moreover, the sensitivity of parameters su</w:t>
      </w:r>
      <w:r>
        <w:t xml:space="preserve">ch as </w:t>
      </w:r>
      <m:oMath>
        <m:r>
          <w:rPr>
            <w:rFonts w:ascii="Cambria Math" w:hAnsi="Cambria Math"/>
          </w:rPr>
          <m:t>λ</m:t>
        </m:r>
      </m:oMath>
      <w:r>
        <w:t xml:space="preserve"> (decay rate) and </w:t>
      </w:r>
      <m:oMath>
        <m:r>
          <m:rPr>
            <m:sty m:val="p"/>
          </m:rPr>
          <w:rPr>
            <w:rFonts w:ascii="Cambria Math" w:hAnsi="Cambria Math"/>
          </w:rPr>
          <m:t>(</m:t>
        </m:r>
        <m:r>
          <w:rPr>
            <w:rFonts w:ascii="Cambria Math" w:hAnsi="Cambria Math"/>
          </w:rPr>
          <m:t>ϕ</m:t>
        </m:r>
      </m:oMath>
      <w:r>
        <w:t xml:space="preserve"> (recovery rate) was found to be relatively low, suggesting that the model is robust to variability in these rates while remaining sensitive to key physiological parameters (</w:t>
      </w:r>
      <m:oMath>
        <m:r>
          <w:rPr>
            <w:rFonts w:ascii="Cambria Math" w:hAnsi="Cambria Math"/>
          </w:rPr>
          <m:t>α</m:t>
        </m:r>
      </m:oMath>
      <w:r>
        <w:t xml:space="preserve"> and </w:t>
      </w:r>
      <m:oMath>
        <m:r>
          <w:rPr>
            <w:rFonts w:ascii="Cambria Math" w:hAnsi="Cambria Math"/>
          </w:rPr>
          <m:t>c</m:t>
        </m:r>
      </m:oMath>
      <w:r>
        <w:t xml:space="preserve">). This robustness makes it suitable for </w:t>
      </w:r>
      <w:del w:id="138" w:author="Cristian Núñez" w:date="2024-12-09T08:42:00Z">
        <w:r w:rsidDel="0001316E">
          <w:delText>bot</w:delText>
        </w:r>
        <w:r w:rsidDel="0001316E">
          <w:delText xml:space="preserve">h </w:delText>
        </w:r>
      </w:del>
      <w:r>
        <w:t>individualized monitoring and population-level analyses, offering versatility in its application across different use cases.</w:t>
      </w:r>
    </w:p>
    <w:p w14:paraId="3CABF5C9" w14:textId="77777777" w:rsidR="006A285E" w:rsidRDefault="00FD2C00">
      <w:pPr>
        <w:pStyle w:val="BodyText"/>
      </w:pPr>
      <w:r>
        <w:t>The Sobol sensitivity analysis revealed that baseline RRi (</w:t>
      </w:r>
      <m:oMath>
        <m:r>
          <w:rPr>
            <w:rFonts w:ascii="Cambria Math" w:hAnsi="Cambria Math"/>
          </w:rPr>
          <m:t>α</m:t>
        </m:r>
      </m:oMath>
      <w:r>
        <w:t>) and recovery proportion (</w:t>
      </w:r>
      <m:oMath>
        <m:r>
          <w:rPr>
            <w:rFonts w:ascii="Cambria Math" w:hAnsi="Cambria Math"/>
          </w:rPr>
          <m:t>c</m:t>
        </m:r>
      </m:oMath>
      <w:r>
        <w:t>) are the primary drivers of model outp</w:t>
      </w:r>
      <w:r>
        <w:t>ut variance, emphasizing their physiological importance. These findings are consistent with prior research, which identified baseline cardiac function as a determinant of cardiovascular health and recovery proportion as a marker of autonomic resilience</w:t>
      </w:r>
      <w:r>
        <w:rPr>
          <w:vertAlign w:val="superscript"/>
        </w:rPr>
        <w:t>11</w:t>
      </w:r>
      <w:r>
        <w:t>.</w:t>
      </w:r>
    </w:p>
    <w:p w14:paraId="2C00E687" w14:textId="5C9792E9" w:rsidR="006A285E" w:rsidRDefault="00FD2C00">
      <w:pPr>
        <w:pStyle w:val="BodyText"/>
      </w:pPr>
      <w:r>
        <w:t xml:space="preserve">However, the Sobol method assumes parameter independence, which may overlook interactions </w:t>
      </w:r>
      <w:commentRangeStart w:id="139"/>
      <w:del w:id="140" w:author="Cristian Núñez" w:date="2024-12-09T08:42:00Z">
        <w:r w:rsidDel="0001316E">
          <w:delText xml:space="preserve">that are </w:delText>
        </w:r>
      </w:del>
      <w:del w:id="141" w:author="Cristian Núñez" w:date="2024-12-09T08:52:00Z">
        <w:r w:rsidDel="00FD2C00">
          <w:delText>common</w:delText>
        </w:r>
      </w:del>
      <w:ins w:id="142" w:author="Cristian Núñez" w:date="2024-12-09T08:52:00Z">
        <w:r>
          <w:t>everyday</w:t>
        </w:r>
      </w:ins>
      <w:r>
        <w:t xml:space="preserve"> </w:t>
      </w:r>
      <w:commentRangeEnd w:id="139"/>
      <w:r>
        <w:rPr>
          <w:rStyle w:val="CommentReference"/>
        </w:rPr>
        <w:commentReference w:id="139"/>
      </w:r>
      <w:r>
        <w:t>in biological systems</w:t>
      </w:r>
      <w:r>
        <w:rPr>
          <w:vertAlign w:val="superscript"/>
        </w:rPr>
        <w:t>32–34</w:t>
      </w:r>
      <w:r>
        <w:t xml:space="preserve">. For example, the interplay between </w:t>
      </w:r>
      <m:oMath>
        <m:r>
          <w:rPr>
            <w:rFonts w:ascii="Cambria Math" w:hAnsi="Cambria Math"/>
          </w:rPr>
          <m:t>λ</m:t>
        </m:r>
      </m:oMath>
      <w:r>
        <w:t xml:space="preserve"> and </w:t>
      </w:r>
      <m:oMath>
        <m:r>
          <w:rPr>
            <w:rFonts w:ascii="Cambria Math" w:hAnsi="Cambria Math"/>
          </w:rPr>
          <m:t>c</m:t>
        </m:r>
      </m:oMath>
      <w:r>
        <w:t>, which dictates the rate and magnitude of recovery, is likely critical but re</w:t>
      </w:r>
      <w:r>
        <w:t xml:space="preserve">mains unexplored </w:t>
      </w:r>
      <w:r>
        <w:lastRenderedPageBreak/>
        <w:t>in the current framework. Future studies could explore Bayesian sensitivity analysis or variance decomposition methods that account for parameter interdependence</w:t>
      </w:r>
      <w:r>
        <w:rPr>
          <w:vertAlign w:val="superscript"/>
        </w:rPr>
        <w:t>35,36</w:t>
      </w:r>
      <w:r>
        <w:t>.</w:t>
      </w:r>
    </w:p>
    <w:p w14:paraId="39989FF6" w14:textId="551EE91B" w:rsidR="006A285E" w:rsidRDefault="00FD2C00">
      <w:pPr>
        <w:pStyle w:val="BodyText"/>
      </w:pPr>
      <w:r>
        <w:t>This model demonstrates significant potential for practical application</w:t>
      </w:r>
      <w:r>
        <w:t xml:space="preserve">s in </w:t>
      </w:r>
      <w:del w:id="143" w:author="Cristian Núñez" w:date="2024-12-09T08:42:00Z">
        <w:r w:rsidDel="0001316E">
          <w:delText xml:space="preserve">both </w:delText>
        </w:r>
      </w:del>
      <w:r>
        <w:t xml:space="preserve">clinical and athletic settings. In clinical contexts, it could aid in tailoring cardiovascular rehabilitation protocols by monitoring autonomic recovery in </w:t>
      </w:r>
      <w:r>
        <w:t>rea</w:t>
      </w:r>
      <w:ins w:id="144" w:author="Cristian Núñez" w:date="2024-12-09T08:44:00Z">
        <w:r w:rsidR="0001316E">
          <w:t xml:space="preserve">l </w:t>
        </w:r>
      </w:ins>
      <w:del w:id="145" w:author="Cristian Núñez" w:date="2024-12-09T08:44:00Z">
        <w:r w:rsidDel="0001316E">
          <w:delText>l</w:delText>
        </w:r>
      </w:del>
      <w:del w:id="146" w:author="Cristian Núñez" w:date="2024-12-09T08:43:00Z">
        <w:r w:rsidDel="0001316E">
          <w:delText>-</w:delText>
        </w:r>
      </w:del>
      <w:r>
        <w:t>time, ensuring safe and effective exercise regimens for at-risk populations</w:t>
      </w:r>
      <w:r>
        <w:rPr>
          <w:vertAlign w:val="superscript"/>
        </w:rPr>
        <w:t>37</w:t>
      </w:r>
      <w:r>
        <w:t>. This a</w:t>
      </w:r>
      <w:r>
        <w:t xml:space="preserve">ligns with previous research, which </w:t>
      </w:r>
      <w:del w:id="147" w:author="Cristian Núñez" w:date="2024-12-09T08:43:00Z">
        <w:r w:rsidDel="0001316E">
          <w:delText xml:space="preserve">highlight </w:delText>
        </w:r>
      </w:del>
      <w:ins w:id="148" w:author="Cristian Núñez" w:date="2024-12-09T08:43:00Z">
        <w:r w:rsidR="0001316E">
          <w:t>highlights</w:t>
        </w:r>
        <w:r w:rsidR="0001316E">
          <w:t xml:space="preserve"> </w:t>
        </w:r>
      </w:ins>
      <w:r>
        <w:t>the importance of individualizing rehabilitation programs to optimize recovery</w:t>
      </w:r>
      <w:r>
        <w:rPr>
          <w:vertAlign w:val="superscript"/>
        </w:rPr>
        <w:t>37–39</w:t>
      </w:r>
      <w:r>
        <w:t>.</w:t>
      </w:r>
    </w:p>
    <w:p w14:paraId="2F3D6ED2" w14:textId="0A9CDC45" w:rsidR="006A285E" w:rsidRDefault="00FD2C00">
      <w:pPr>
        <w:pStyle w:val="BodyText"/>
      </w:pPr>
      <w:del w:id="149" w:author="Cristian Núñez" w:date="2024-12-09T08:43:00Z">
        <w:r w:rsidDel="0001316E">
          <w:delText>In athletic settings, the</w:delText>
        </w:r>
      </w:del>
      <w:del w:id="150" w:author="Cristian Núñez" w:date="2024-12-09T08:44:00Z">
        <w:r w:rsidDel="0001316E">
          <w:delText xml:space="preserve"> model could guide training strategies</w:delText>
        </w:r>
      </w:del>
      <w:ins w:id="151" w:author="Cristian Núñez" w:date="2024-12-09T08:44:00Z">
        <w:r w:rsidR="0001316E">
          <w:t>The model could guide training strategies in athletic settings</w:t>
        </w:r>
      </w:ins>
      <w:r>
        <w:t>, particularly for interval training, where determining optima</w:t>
      </w:r>
      <w:r>
        <w:t>l recovery periods is crucial. Similar findings suggest that precise monitoring of RRi dynamics can prevent overtraining and enhance performance</w:t>
      </w:r>
      <w:r>
        <w:rPr>
          <w:vertAlign w:val="superscript"/>
        </w:rPr>
        <w:t>40,41</w:t>
      </w:r>
      <w:r>
        <w:t xml:space="preserve">. The model’s ability to integrate real-time data from wearable devices further enhances its applicability </w:t>
      </w:r>
      <w:r>
        <w:t>in dynamic, uncontrolled environments, enabling field-based monitoring and feedback</w:t>
      </w:r>
      <w:r>
        <w:rPr>
          <w:vertAlign w:val="superscript"/>
        </w:rPr>
        <w:t>42</w:t>
      </w:r>
      <w:r>
        <w:t>.</w:t>
      </w:r>
    </w:p>
    <w:p w14:paraId="62D12895" w14:textId="77777777" w:rsidR="006A285E" w:rsidRDefault="00FD2C00">
      <w:pPr>
        <w:pStyle w:val="BodyText"/>
      </w:pPr>
      <w:r>
        <w:t>While the model presents substantial advances, it has limitations that warrant consideration. First, the assumption of uniform parameter sampling in sensitivity analysis</w:t>
      </w:r>
      <w:r>
        <w:t>, while practical, may not fully capture the variability observed in populations with extreme autonomic profiles</w:t>
      </w:r>
      <w:r>
        <w:rPr>
          <w:vertAlign w:val="superscript"/>
        </w:rPr>
        <w:t>4</w:t>
      </w:r>
      <w:r>
        <w:t>. Empirical distributions or Bayesian priors, could improve parameter estimation and enhance the model’s applicability to diverse populations</w:t>
      </w:r>
      <w:r>
        <w:rPr>
          <w:vertAlign w:val="superscript"/>
        </w:rPr>
        <w:t>36</w:t>
      </w:r>
      <w:r>
        <w:t>.</w:t>
      </w:r>
    </w:p>
    <w:p w14:paraId="0D0EC21C" w14:textId="77777777" w:rsidR="006A285E" w:rsidRDefault="00FD2C00">
      <w:pPr>
        <w:pStyle w:val="BodyText"/>
      </w:pPr>
      <w:r>
        <w:t>Another limitation lies in the demographic composition of the sample, which consisted exclusively of elderly individuals. While this population provides valuable insights into age-specific cardiovascular dynamics, the findings may not fully generalize to</w:t>
      </w:r>
      <w:r>
        <w:t xml:space="preserve"> younger populations, whose autonomic responses to exercise and recovery differ significantly due to higher baseline vagal tone, greater cardiac plasticity, and distinct metabolic profiles</w:t>
      </w:r>
      <w:r>
        <w:rPr>
          <w:vertAlign w:val="superscript"/>
        </w:rPr>
        <w:t>8,43</w:t>
      </w:r>
      <w:r>
        <w:t>. Previous studies have demonstrated that younger individuals ex</w:t>
      </w:r>
      <w:r>
        <w:t>hibit faster autonomic recovery and greater adaptability during physical exertion compared to older populations, suggesting that the parameter estimates derived from this model may vary across age groups</w:t>
      </w:r>
      <w:r>
        <w:rPr>
          <w:vertAlign w:val="superscript"/>
        </w:rPr>
        <w:t>43,44</w:t>
      </w:r>
      <w:r>
        <w:t>. Future research should validate the model in m</w:t>
      </w:r>
      <w:r>
        <w:t>ore diverse cohorts, including younger adults and athletes, to ensure broader applicability and to explore potential age-dependent modifications of the model’s parameters. This would enhance its utility in clinical and athletic contexts, where age diversit</w:t>
      </w:r>
      <w:r>
        <w:t>y is a critical factor</w:t>
      </w:r>
      <w:r>
        <w:rPr>
          <w:vertAlign w:val="superscript"/>
        </w:rPr>
        <w:t>43,44</w:t>
      </w:r>
      <w:r>
        <w:t>.</w:t>
      </w:r>
    </w:p>
    <w:p w14:paraId="0A3967D2" w14:textId="11060DE1" w:rsidR="006A285E" w:rsidRDefault="00FD2C00">
      <w:pPr>
        <w:pStyle w:val="BodyText"/>
      </w:pPr>
      <w:r>
        <w:lastRenderedPageBreak/>
        <w:t xml:space="preserve">Additionally, </w:t>
      </w:r>
      <w:del w:id="152" w:author="Cristian Núñez" w:date="2024-12-09T08:44:00Z">
        <w:r w:rsidDel="0001316E">
          <w:delText>environmental and psychological factors, such as temperature, stress, or sleep quality, were not explicitly considered in this study</w:delText>
        </w:r>
      </w:del>
      <w:ins w:id="153" w:author="Cristian Núñez" w:date="2024-12-09T08:44:00Z">
        <w:r w:rsidR="0001316E">
          <w:t>this study did not explicitly consider environmental and psychological factors, such as temperature, stress, or sleep quality</w:t>
        </w:r>
      </w:ins>
      <w:r>
        <w:t>. Future work could integrate these variables into the model, enhancing its robus</w:t>
      </w:r>
      <w:r>
        <w:t>tness and applicability across varied real-world scenarios. This aligns with calls for more integrative modeling approaches in cardiovascular research</w:t>
      </w:r>
      <w:r>
        <w:rPr>
          <w:vertAlign w:val="superscript"/>
        </w:rPr>
        <w:t>38,40,41</w:t>
      </w:r>
      <w:r>
        <w:t>.</w:t>
      </w:r>
    </w:p>
    <w:p w14:paraId="575086E1" w14:textId="77777777" w:rsidR="006A285E" w:rsidRDefault="00FD2C00">
      <w:pPr>
        <w:pStyle w:val="Heading1"/>
      </w:pPr>
      <w:bookmarkStart w:id="154" w:name="conclusion"/>
      <w:bookmarkEnd w:id="118"/>
      <w:r>
        <w:t>Conclusion</w:t>
      </w:r>
    </w:p>
    <w:p w14:paraId="47534A4B" w14:textId="63E02778" w:rsidR="006A285E" w:rsidRDefault="00FD2C00">
      <w:pPr>
        <w:pStyle w:val="FirstParagraph"/>
      </w:pPr>
      <w:r>
        <w:t xml:space="preserve">In summary, this study presents a novel non-linear model for RRi dynamics, capturing </w:t>
      </w:r>
      <w:r>
        <w:t xml:space="preserve">the complex and transient autonomic responses during rest-exercise-recovery protocols, overcoming the limitations of traditional autonomic metrics. </w:t>
      </w:r>
      <w:del w:id="155" w:author="Cristian Núñez" w:date="2024-12-09T08:44:00Z">
        <w:r w:rsidDel="0001316E">
          <w:delText>By identifying baseline RRi and recovery proportion as the dominant contributors to variability, the model e</w:delText>
        </w:r>
        <w:r w:rsidDel="0001316E">
          <w:delText>mphasizes their critical roles in reflecting autonomic regulation and resilience</w:delText>
        </w:r>
      </w:del>
      <w:ins w:id="156" w:author="Cristian Núñez" w:date="2024-12-09T08:44:00Z">
        <w:r w:rsidR="0001316E">
          <w:t>The model emphasizes their critical roles in reflecting autonomic regulation and resilience by identifying baseline RRi and recovery proportion as the dominant contributors to variability</w:t>
        </w:r>
      </w:ins>
      <w:r>
        <w:t>. Validated across a cohort of elderly participants, the model demonstrates robust performance in real-time cardiovascular assessments, offering significant potential for clini</w:t>
      </w:r>
      <w:r>
        <w:t>cal applications such as rehabilitation and monitoring in at-risk populations</w:t>
      </w:r>
      <w:del w:id="157" w:author="Cristian Núñez" w:date="2024-12-09T08:44:00Z">
        <w:r w:rsidDel="0001316E">
          <w:delText>, as well as</w:delText>
        </w:r>
      </w:del>
      <w:ins w:id="158" w:author="Cristian Núñez" w:date="2024-12-09T08:44:00Z">
        <w:r w:rsidR="0001316E">
          <w:t xml:space="preserve"> and</w:t>
        </w:r>
      </w:ins>
      <w:r>
        <w:t xml:space="preserve"> athletic contexts like fatigue management and performance optimization. While the model’s applicability is currently constrained by its focus on elderly individuals, </w:t>
      </w:r>
      <w:r>
        <w:t>future validation in younger cohorts and under diverse environmental conditions will enhance its generalizability and utility. This work establishes a foundational framework for advancing personalized cardiovascular health monitoring and intervention.</w:t>
      </w:r>
    </w:p>
    <w:p w14:paraId="6155EFF1" w14:textId="77777777" w:rsidR="006A285E" w:rsidRPr="00F95F53" w:rsidRDefault="00FD2C00">
      <w:pPr>
        <w:pStyle w:val="Heading1"/>
        <w:rPr>
          <w:lang w:val="es-CL"/>
        </w:rPr>
      </w:pPr>
      <w:bookmarkStart w:id="159" w:name="references"/>
      <w:bookmarkEnd w:id="154"/>
      <w:r w:rsidRPr="00F95F53">
        <w:rPr>
          <w:lang w:val="es-CL"/>
        </w:rPr>
        <w:t>Refe</w:t>
      </w:r>
      <w:r w:rsidRPr="00F95F53">
        <w:rPr>
          <w:lang w:val="es-CL"/>
        </w:rPr>
        <w:t>rences</w:t>
      </w:r>
    </w:p>
    <w:p w14:paraId="38E2E271" w14:textId="77777777" w:rsidR="006A285E" w:rsidRDefault="00FD2C00">
      <w:pPr>
        <w:pStyle w:val="Bibliography"/>
      </w:pPr>
      <w:bookmarkStart w:id="160" w:name="ref-eser2022exercise"/>
      <w:bookmarkStart w:id="161" w:name="refs"/>
      <w:r w:rsidRPr="00F95F53">
        <w:rPr>
          <w:lang w:val="es-CL"/>
        </w:rPr>
        <w:t xml:space="preserve">1. </w:t>
      </w:r>
      <w:r w:rsidRPr="00F95F53">
        <w:rPr>
          <w:lang w:val="es-CL"/>
        </w:rPr>
        <w:tab/>
        <w:t xml:space="preserve">Eser, P. </w:t>
      </w:r>
      <w:r w:rsidRPr="00F95F53">
        <w:rPr>
          <w:i/>
          <w:iCs/>
          <w:lang w:val="es-CL"/>
        </w:rPr>
        <w:t>et al.</w:t>
      </w:r>
      <w:r w:rsidRPr="00F95F53">
        <w:rPr>
          <w:lang w:val="es-CL"/>
        </w:rPr>
        <w:t xml:space="preserve"> </w:t>
      </w:r>
      <w:r>
        <w:t xml:space="preserve">Acute and chronic effects of high-intensity interval and moderate-intensity continuous exercise on heart rate and its variability after recent myocardial infarction: A randomized controlled trial. </w:t>
      </w:r>
      <w:r>
        <w:rPr>
          <w:i/>
          <w:iCs/>
        </w:rPr>
        <w:t>Annals of Physical and Rehabilitation Medicine</w:t>
      </w:r>
      <w:r>
        <w:t xml:space="preserve"> </w:t>
      </w:r>
      <w:r>
        <w:rPr>
          <w:b/>
          <w:bCs/>
        </w:rPr>
        <w:t>65</w:t>
      </w:r>
      <w:r>
        <w:t xml:space="preserve">, 101444 </w:t>
      </w:r>
      <w:r>
        <w:t>(2022).</w:t>
      </w:r>
    </w:p>
    <w:p w14:paraId="7315E67C" w14:textId="77777777" w:rsidR="006A285E" w:rsidRDefault="00FD2C00">
      <w:pPr>
        <w:pStyle w:val="Bibliography"/>
      </w:pPr>
      <w:bookmarkStart w:id="162" w:name="ref-castillo2023validity"/>
      <w:bookmarkEnd w:id="160"/>
      <w:r>
        <w:t xml:space="preserve">2. </w:t>
      </w:r>
      <w:r>
        <w:tab/>
        <w:t xml:space="preserve">Castillo-Aguilar, M. </w:t>
      </w:r>
      <w:r>
        <w:rPr>
          <w:i/>
          <w:iCs/>
        </w:rPr>
        <w:t>et al.</w:t>
      </w:r>
      <w:r>
        <w:t xml:space="preserve"> Validity and reliability of short-term heart rate variability parameters in older people in response to physical exercise. </w:t>
      </w:r>
      <w:r>
        <w:rPr>
          <w:i/>
          <w:iCs/>
        </w:rPr>
        <w:t>International Journal of Environmental Research and Public Health</w:t>
      </w:r>
      <w:r>
        <w:t xml:space="preserve"> </w:t>
      </w:r>
      <w:r>
        <w:rPr>
          <w:b/>
          <w:bCs/>
        </w:rPr>
        <w:t>20</w:t>
      </w:r>
      <w:r>
        <w:t>, 4456 (2023).</w:t>
      </w:r>
    </w:p>
    <w:p w14:paraId="2A38104B" w14:textId="77777777" w:rsidR="006A285E" w:rsidRDefault="00FD2C00">
      <w:pPr>
        <w:pStyle w:val="Bibliography"/>
      </w:pPr>
      <w:bookmarkStart w:id="163" w:name="ref-mabe2024associations"/>
      <w:bookmarkEnd w:id="162"/>
      <w:r>
        <w:lastRenderedPageBreak/>
        <w:t xml:space="preserve">3. </w:t>
      </w:r>
      <w:r>
        <w:tab/>
        <w:t>Mabe-C</w:t>
      </w:r>
      <w:r>
        <w:t xml:space="preserve">astro, D. </w:t>
      </w:r>
      <w:r>
        <w:rPr>
          <w:i/>
          <w:iCs/>
        </w:rPr>
        <w:t>et al.</w:t>
      </w:r>
      <w:r>
        <w:t xml:space="preserve"> Associations between physical fitness, body composition, and heart rate variability during exercise in older people: Exploring mediating factors. </w:t>
      </w:r>
      <w:r>
        <w:rPr>
          <w:i/>
          <w:iCs/>
        </w:rPr>
        <w:t>PeerJ</w:t>
      </w:r>
      <w:r>
        <w:t xml:space="preserve"> </w:t>
      </w:r>
      <w:r>
        <w:rPr>
          <w:b/>
          <w:bCs/>
        </w:rPr>
        <w:t>12</w:t>
      </w:r>
      <w:r>
        <w:t>, e18061 (2024).</w:t>
      </w:r>
    </w:p>
    <w:p w14:paraId="43D5E0CB" w14:textId="77777777" w:rsidR="006A285E" w:rsidRDefault="00FD2C00">
      <w:pPr>
        <w:pStyle w:val="Bibliography"/>
      </w:pPr>
      <w:bookmarkStart w:id="164" w:name="ref-kristal1995heart"/>
      <w:bookmarkEnd w:id="163"/>
      <w:r>
        <w:t xml:space="preserve">4. </w:t>
      </w:r>
      <w:r>
        <w:tab/>
      </w:r>
      <w:r>
        <w:t xml:space="preserve">Kristal-Boneh, E., Raifel, M., Froom, P. &amp; Ribak, J. Heart rate variability in health and disease. </w:t>
      </w:r>
      <w:r>
        <w:rPr>
          <w:i/>
          <w:iCs/>
        </w:rPr>
        <w:t>Scandinavian journal of work, environment &amp; health</w:t>
      </w:r>
      <w:r>
        <w:t xml:space="preserve"> 85–95 (1995).</w:t>
      </w:r>
    </w:p>
    <w:p w14:paraId="7F1D9386" w14:textId="77777777" w:rsidR="006A285E" w:rsidRDefault="00FD2C00">
      <w:pPr>
        <w:pStyle w:val="Bibliography"/>
      </w:pPr>
      <w:bookmarkStart w:id="165" w:name="ref-thayer2010relationship"/>
      <w:bookmarkEnd w:id="164"/>
      <w:r>
        <w:t xml:space="preserve">5. </w:t>
      </w:r>
      <w:r>
        <w:tab/>
        <w:t>Thayer, J. F., Yamamoto, S. S. &amp; Brosschot, J. F. The relationship of autonomic imbalanc</w:t>
      </w:r>
      <w:r>
        <w:t xml:space="preserve">e, heart rate variability and cardiovascular disease risk factors. </w:t>
      </w:r>
      <w:r>
        <w:rPr>
          <w:i/>
          <w:iCs/>
        </w:rPr>
        <w:t>International journal of cardiology</w:t>
      </w:r>
      <w:r>
        <w:t xml:space="preserve"> </w:t>
      </w:r>
      <w:r>
        <w:rPr>
          <w:b/>
          <w:bCs/>
        </w:rPr>
        <w:t>141</w:t>
      </w:r>
      <w:r>
        <w:t>, 122–131 (2010).</w:t>
      </w:r>
    </w:p>
    <w:p w14:paraId="2CB17C55" w14:textId="77777777" w:rsidR="006A285E" w:rsidRDefault="00FD2C00">
      <w:pPr>
        <w:pStyle w:val="Bibliography"/>
      </w:pPr>
      <w:bookmarkStart w:id="166" w:name="ref-dong2016role"/>
      <w:bookmarkEnd w:id="165"/>
      <w:r>
        <w:t xml:space="preserve">6. </w:t>
      </w:r>
      <w:r>
        <w:tab/>
        <w:t xml:space="preserve">Dong, J.-G. The role of heart rate variability in sports physiology. </w:t>
      </w:r>
      <w:r>
        <w:rPr>
          <w:i/>
          <w:iCs/>
        </w:rPr>
        <w:t>Experimental and therapeutic medicine</w:t>
      </w:r>
      <w:r>
        <w:t xml:space="preserve"> </w:t>
      </w:r>
      <w:r>
        <w:rPr>
          <w:b/>
          <w:bCs/>
        </w:rPr>
        <w:t>11</w:t>
      </w:r>
      <w:r>
        <w:t>, 1531–1536 (2016).</w:t>
      </w:r>
    </w:p>
    <w:p w14:paraId="2FFB9E13" w14:textId="77777777" w:rsidR="006A285E" w:rsidRDefault="00FD2C00">
      <w:pPr>
        <w:pStyle w:val="Bibliography"/>
      </w:pPr>
      <w:bookmarkStart w:id="167" w:name="ref-lundstrom2023practices"/>
      <w:bookmarkEnd w:id="166"/>
      <w:r>
        <w:t xml:space="preserve">7. </w:t>
      </w:r>
      <w:r>
        <w:tab/>
        <w:t xml:space="preserve">Lundstrom, C. J., Foreman, N. A. &amp; Biltz, G. Practices and applications of heart rate variability monitoring in endurance athletes. </w:t>
      </w:r>
      <w:r>
        <w:rPr>
          <w:i/>
          <w:iCs/>
        </w:rPr>
        <w:t>International journal of sports medicine</w:t>
      </w:r>
      <w:r>
        <w:t xml:space="preserve"> </w:t>
      </w:r>
      <w:r>
        <w:rPr>
          <w:b/>
          <w:bCs/>
        </w:rPr>
        <w:t>44</w:t>
      </w:r>
      <w:r>
        <w:t>, 9–19 (2023).</w:t>
      </w:r>
    </w:p>
    <w:p w14:paraId="62EC0688" w14:textId="77777777" w:rsidR="006A285E" w:rsidRDefault="00FD2C00">
      <w:pPr>
        <w:pStyle w:val="Bibliography"/>
      </w:pPr>
      <w:bookmarkStart w:id="168" w:name="ref-castillo2021cardiac"/>
      <w:bookmarkEnd w:id="167"/>
      <w:r>
        <w:t xml:space="preserve">8. </w:t>
      </w:r>
      <w:r>
        <w:tab/>
        <w:t xml:space="preserve">Castillo-Aguilar, M. </w:t>
      </w:r>
      <w:r>
        <w:rPr>
          <w:i/>
          <w:iCs/>
        </w:rPr>
        <w:t>et al.</w:t>
      </w:r>
      <w:r>
        <w:t xml:space="preserve"> Cardiac autonomic modulation </w:t>
      </w:r>
      <w:r>
        <w:t xml:space="preserve">in response to muscle fatigue and sex differences during consecutive competition periods in young swimmers: A longitudinal study. </w:t>
      </w:r>
      <w:r>
        <w:rPr>
          <w:i/>
          <w:iCs/>
        </w:rPr>
        <w:t>Frontiers in Physiology</w:t>
      </w:r>
      <w:r>
        <w:t xml:space="preserve"> </w:t>
      </w:r>
      <w:r>
        <w:rPr>
          <w:b/>
          <w:bCs/>
        </w:rPr>
        <w:t>12</w:t>
      </w:r>
      <w:r>
        <w:t>, 769085 (2021).</w:t>
      </w:r>
    </w:p>
    <w:p w14:paraId="13C38220" w14:textId="77777777" w:rsidR="006A285E" w:rsidRDefault="00FD2C00">
      <w:pPr>
        <w:pStyle w:val="Bibliography"/>
      </w:pPr>
      <w:bookmarkStart w:id="169" w:name="ref-mongin2022hrv"/>
      <w:bookmarkEnd w:id="168"/>
      <w:r>
        <w:t xml:space="preserve">9. </w:t>
      </w:r>
      <w:r>
        <w:tab/>
        <w:t xml:space="preserve">Mongin, D. </w:t>
      </w:r>
      <w:r>
        <w:rPr>
          <w:i/>
          <w:iCs/>
        </w:rPr>
        <w:t>et al.</w:t>
      </w:r>
      <w:r>
        <w:t xml:space="preserve"> Decrease of heart rate variability during exercise: An index </w:t>
      </w:r>
      <w:r>
        <w:t xml:space="preserve">of cardiorespiratory fitness. </w:t>
      </w:r>
      <w:r>
        <w:rPr>
          <w:i/>
          <w:iCs/>
        </w:rPr>
        <w:t>PLoS ONE</w:t>
      </w:r>
      <w:r>
        <w:t xml:space="preserve"> </w:t>
      </w:r>
      <w:r>
        <w:rPr>
          <w:b/>
          <w:bCs/>
        </w:rPr>
        <w:t>17</w:t>
      </w:r>
      <w:r>
        <w:t>, e0273981 (2022).</w:t>
      </w:r>
    </w:p>
    <w:p w14:paraId="4E63BC9F" w14:textId="77777777" w:rsidR="006A285E" w:rsidRDefault="00FD2C00">
      <w:pPr>
        <w:pStyle w:val="Bibliography"/>
      </w:pPr>
      <w:bookmarkStart w:id="170" w:name="ref-boettger2010heart"/>
      <w:bookmarkEnd w:id="169"/>
      <w:r>
        <w:t xml:space="preserve">10. </w:t>
      </w:r>
      <w:r>
        <w:tab/>
        <w:t xml:space="preserve">Boettger, S. </w:t>
      </w:r>
      <w:r>
        <w:rPr>
          <w:i/>
          <w:iCs/>
        </w:rPr>
        <w:t>et al.</w:t>
      </w:r>
      <w:r>
        <w:t xml:space="preserve"> Heart rate variability, QT variability, and electrodermal activity during exercise. </w:t>
      </w:r>
      <w:r>
        <w:rPr>
          <w:i/>
          <w:iCs/>
        </w:rPr>
        <w:t>Med sci sports exerc</w:t>
      </w:r>
      <w:r>
        <w:t xml:space="preserve"> </w:t>
      </w:r>
      <w:r>
        <w:rPr>
          <w:b/>
          <w:bCs/>
        </w:rPr>
        <w:t>42</w:t>
      </w:r>
      <w:r>
        <w:t>, 443–8 (2010).</w:t>
      </w:r>
    </w:p>
    <w:p w14:paraId="63480609" w14:textId="77777777" w:rsidR="006A285E" w:rsidRDefault="00FD2C00">
      <w:pPr>
        <w:pStyle w:val="Bibliography"/>
      </w:pPr>
      <w:bookmarkStart w:id="171" w:name="ref-hautala2003short"/>
      <w:bookmarkEnd w:id="170"/>
      <w:r>
        <w:t xml:space="preserve">11. </w:t>
      </w:r>
      <w:r>
        <w:tab/>
        <w:t>Hautala, A. J., Mäkikallio, T. H., Seppänen</w:t>
      </w:r>
      <w:r>
        <w:t xml:space="preserve">, T., Huikuri, H. V. &amp; Tulppo, M. P. Short-term correlation properties of r–r interval dynamics at different exercise intensity levels. </w:t>
      </w:r>
      <w:r>
        <w:rPr>
          <w:i/>
          <w:iCs/>
        </w:rPr>
        <w:t>Clinical physiology and functional imaging</w:t>
      </w:r>
      <w:r>
        <w:t xml:space="preserve"> </w:t>
      </w:r>
      <w:r>
        <w:rPr>
          <w:b/>
          <w:bCs/>
        </w:rPr>
        <w:t>23</w:t>
      </w:r>
      <w:r>
        <w:t>, 215–223 (2003).</w:t>
      </w:r>
    </w:p>
    <w:p w14:paraId="5D1C8526" w14:textId="77777777" w:rsidR="006A285E" w:rsidRDefault="00FD2C00">
      <w:pPr>
        <w:pStyle w:val="Bibliography"/>
      </w:pPr>
      <w:bookmarkStart w:id="172" w:name="ref-lian2011simple"/>
      <w:bookmarkEnd w:id="171"/>
      <w:r>
        <w:t xml:space="preserve">12. </w:t>
      </w:r>
      <w:r>
        <w:tab/>
        <w:t xml:space="preserve">Lian, J., Wang, L. &amp; Muessig, D. A simple method to </w:t>
      </w:r>
      <w:r>
        <w:t xml:space="preserve">detect atrial fibrillation using RR intervals. </w:t>
      </w:r>
      <w:r>
        <w:rPr>
          <w:i/>
          <w:iCs/>
        </w:rPr>
        <w:t>The American journal of cardiology</w:t>
      </w:r>
      <w:r>
        <w:t xml:space="preserve"> </w:t>
      </w:r>
      <w:r>
        <w:rPr>
          <w:b/>
          <w:bCs/>
        </w:rPr>
        <w:t>107</w:t>
      </w:r>
      <w:r>
        <w:t>, 1494–1497 (2011).</w:t>
      </w:r>
    </w:p>
    <w:p w14:paraId="2A2CE2A4" w14:textId="77777777" w:rsidR="006A285E" w:rsidRDefault="00FD2C00">
      <w:pPr>
        <w:pStyle w:val="Bibliography"/>
      </w:pPr>
      <w:bookmarkStart w:id="173" w:name="ref-gronwald2019effects"/>
      <w:bookmarkEnd w:id="172"/>
      <w:r>
        <w:lastRenderedPageBreak/>
        <w:t xml:space="preserve">13. </w:t>
      </w:r>
      <w:r>
        <w:tab/>
        <w:t>Gronwald, T., Hoos, O. &amp; Hottenrott, K. Effects of a short-term cycling interval session and active recovery on non-linear dynamics of cardiac aut</w:t>
      </w:r>
      <w:r>
        <w:t xml:space="preserve">onomic activity in endurance trained cyclists. </w:t>
      </w:r>
      <w:r>
        <w:rPr>
          <w:i/>
          <w:iCs/>
        </w:rPr>
        <w:t>Journal of clinical medicine</w:t>
      </w:r>
      <w:r>
        <w:t xml:space="preserve"> </w:t>
      </w:r>
      <w:r>
        <w:rPr>
          <w:b/>
          <w:bCs/>
        </w:rPr>
        <w:t>8</w:t>
      </w:r>
      <w:r>
        <w:t>, 194 (2019).</w:t>
      </w:r>
    </w:p>
    <w:p w14:paraId="16FF6D45" w14:textId="77777777" w:rsidR="006A285E" w:rsidRDefault="00FD2C00">
      <w:pPr>
        <w:pStyle w:val="Bibliography"/>
      </w:pPr>
      <w:bookmarkStart w:id="174" w:name="ref-wang2020automated"/>
      <w:bookmarkEnd w:id="173"/>
      <w:r>
        <w:t xml:space="preserve">14. </w:t>
      </w:r>
      <w:r>
        <w:tab/>
        <w:t xml:space="preserve">Wang, J. Automated detection of atrial fibrillation and atrial flutter in ECG signals based on convolutional and improved elman neural network. </w:t>
      </w:r>
      <w:r>
        <w:rPr>
          <w:i/>
          <w:iCs/>
        </w:rPr>
        <w:t xml:space="preserve">Knowledge-Based </w:t>
      </w:r>
      <w:r>
        <w:rPr>
          <w:i/>
          <w:iCs/>
        </w:rPr>
        <w:t>Systems</w:t>
      </w:r>
      <w:r>
        <w:t xml:space="preserve"> </w:t>
      </w:r>
      <w:r>
        <w:rPr>
          <w:b/>
          <w:bCs/>
        </w:rPr>
        <w:t>193</w:t>
      </w:r>
      <w:r>
        <w:t>, 105446 (2020).</w:t>
      </w:r>
    </w:p>
    <w:p w14:paraId="600FB2AD" w14:textId="77777777" w:rsidR="006A285E" w:rsidRDefault="00FD2C00">
      <w:pPr>
        <w:pStyle w:val="Bibliography"/>
      </w:pPr>
      <w:bookmarkStart w:id="175" w:name="ref-lee2023real"/>
      <w:bookmarkEnd w:id="174"/>
      <w:r>
        <w:t xml:space="preserve">15. </w:t>
      </w:r>
      <w:r>
        <w:tab/>
        <w:t xml:space="preserve">Lee, H. </w:t>
      </w:r>
      <w:r>
        <w:rPr>
          <w:i/>
          <w:iCs/>
        </w:rPr>
        <w:t>et al.</w:t>
      </w:r>
      <w:r>
        <w:t xml:space="preserve"> Real-time machine learning model to predict in-hospital cardiac arrest using heart rate variability in ICU. </w:t>
      </w:r>
      <w:r>
        <w:rPr>
          <w:i/>
          <w:iCs/>
        </w:rPr>
        <w:t>NPJ Digital Medicine</w:t>
      </w:r>
      <w:r>
        <w:t xml:space="preserve"> </w:t>
      </w:r>
      <w:r>
        <w:rPr>
          <w:b/>
          <w:bCs/>
        </w:rPr>
        <w:t>6</w:t>
      </w:r>
      <w:r>
        <w:t>, 215 (2023).</w:t>
      </w:r>
    </w:p>
    <w:p w14:paraId="5546830B" w14:textId="77777777" w:rsidR="006A285E" w:rsidRDefault="00FD2C00">
      <w:pPr>
        <w:pStyle w:val="Bibliography"/>
      </w:pPr>
      <w:bookmarkStart w:id="176" w:name="ref-berrahou2024arrhythmia"/>
      <w:bookmarkEnd w:id="175"/>
      <w:r>
        <w:t xml:space="preserve">16. </w:t>
      </w:r>
      <w:r>
        <w:tab/>
        <w:t>Berrahou, N., El Alami, A., Mesbah, A., El Alami, R. &amp; Berr</w:t>
      </w:r>
      <w:r>
        <w:t xml:space="preserve">ahou, A. Arrhythmia detection in inter-patient ECG signals using entropy rate features and RR intervals with CNN architecture. </w:t>
      </w:r>
      <w:r>
        <w:rPr>
          <w:i/>
          <w:iCs/>
        </w:rPr>
        <w:t>Computer Methods in Biomechanics and Biomedical Engineering</w:t>
      </w:r>
      <w:r>
        <w:t xml:space="preserve"> 1–20 (2024).</w:t>
      </w:r>
    </w:p>
    <w:p w14:paraId="0D1E21EE" w14:textId="77777777" w:rsidR="006A285E" w:rsidRDefault="00FD2C00">
      <w:pPr>
        <w:pStyle w:val="Bibliography"/>
      </w:pPr>
      <w:bookmarkStart w:id="177" w:name="ref-gronwald2019non"/>
      <w:bookmarkEnd w:id="176"/>
      <w:r>
        <w:t xml:space="preserve">17. </w:t>
      </w:r>
      <w:r>
        <w:tab/>
        <w:t>Gronwald, T., Hoos, O., Ludyga, S. &amp; Hottenrott, K.</w:t>
      </w:r>
      <w:r>
        <w:t xml:space="preserve"> Non-linear dynamics of heart rate variability during incremental cycling exercise. </w:t>
      </w:r>
      <w:r>
        <w:rPr>
          <w:i/>
          <w:iCs/>
        </w:rPr>
        <w:t>Research in Sports Medicine</w:t>
      </w:r>
      <w:r>
        <w:t xml:space="preserve"> </w:t>
      </w:r>
      <w:r>
        <w:rPr>
          <w:b/>
          <w:bCs/>
        </w:rPr>
        <w:t>27</w:t>
      </w:r>
      <w:r>
        <w:t>, 88–98 (2019).</w:t>
      </w:r>
    </w:p>
    <w:p w14:paraId="58084E46" w14:textId="77777777" w:rsidR="006A285E" w:rsidRDefault="00FD2C00">
      <w:pPr>
        <w:pStyle w:val="Bibliography"/>
      </w:pPr>
      <w:bookmarkStart w:id="178" w:name="ref-da2024post"/>
      <w:bookmarkEnd w:id="177"/>
      <w:r>
        <w:t xml:space="preserve">18. </w:t>
      </w:r>
      <w:r>
        <w:tab/>
        <w:t xml:space="preserve">Fonseca, R. X. da </w:t>
      </w:r>
      <w:r>
        <w:rPr>
          <w:i/>
          <w:iCs/>
        </w:rPr>
        <w:t>et al.</w:t>
      </w:r>
      <w:r>
        <w:t xml:space="preserve"> Post-exercise heart rate recovery and its speed are associated with resting-reactivity cardiovag</w:t>
      </w:r>
      <w:r>
        <w:t xml:space="preserve">al modulation in healthy women. </w:t>
      </w:r>
      <w:r>
        <w:rPr>
          <w:i/>
          <w:iCs/>
        </w:rPr>
        <w:t>Scientific Reports</w:t>
      </w:r>
      <w:r>
        <w:t xml:space="preserve"> </w:t>
      </w:r>
      <w:r>
        <w:rPr>
          <w:b/>
          <w:bCs/>
        </w:rPr>
        <w:t>14</w:t>
      </w:r>
      <w:r>
        <w:t>, 5526 (2024).</w:t>
      </w:r>
    </w:p>
    <w:p w14:paraId="51AFB0B7" w14:textId="77777777" w:rsidR="006A285E" w:rsidRDefault="00FD2C00">
      <w:pPr>
        <w:pStyle w:val="Bibliography"/>
      </w:pPr>
      <w:bookmarkStart w:id="179" w:name="ref-sahoo2024unanticipated"/>
      <w:bookmarkEnd w:id="178"/>
      <w:r>
        <w:t xml:space="preserve">19. </w:t>
      </w:r>
      <w:r>
        <w:tab/>
        <w:t xml:space="preserve">Sahoo, K. P. </w:t>
      </w:r>
      <w:r>
        <w:rPr>
          <w:i/>
          <w:iCs/>
        </w:rPr>
        <w:t>et al.</w:t>
      </w:r>
      <w:r>
        <w:t xml:space="preserve"> Unanticipated evolution of cardio-respiratory interactions with cognitive load during a go-NoGo shooting task in virtual reality. </w:t>
      </w:r>
      <w:r>
        <w:rPr>
          <w:i/>
          <w:iCs/>
        </w:rPr>
        <w:t>Computers in Biology and Medicine</w:t>
      </w:r>
      <w:r>
        <w:t xml:space="preserve"> </w:t>
      </w:r>
      <w:r>
        <w:rPr>
          <w:b/>
          <w:bCs/>
        </w:rPr>
        <w:t>182</w:t>
      </w:r>
      <w:r>
        <w:t>, 109109 (2024).</w:t>
      </w:r>
    </w:p>
    <w:p w14:paraId="5C1B3BCA" w14:textId="77777777" w:rsidR="006A285E" w:rsidRDefault="00FD2C00">
      <w:pPr>
        <w:pStyle w:val="Bibliography"/>
      </w:pPr>
      <w:bookmarkStart w:id="180" w:name="ref-molkkari2020online"/>
      <w:bookmarkEnd w:id="179"/>
      <w:r>
        <w:t xml:space="preserve">20. </w:t>
      </w:r>
      <w:r>
        <w:tab/>
        <w:t>Molkkari, M., Solanpää, J. &amp; Räsänen, E. Online tool for dynamical</w:t>
      </w:r>
      <w:r>
        <w:t xml:space="preserve"> heart rate variability analysis. in </w:t>
      </w:r>
      <w:r>
        <w:rPr>
          <w:i/>
          <w:iCs/>
        </w:rPr>
        <w:t>2020 computing in cardiology</w:t>
      </w:r>
      <w:r>
        <w:t xml:space="preserve"> 1–4 (IEEE, 2020).</w:t>
      </w:r>
    </w:p>
    <w:p w14:paraId="1BD19006" w14:textId="77777777" w:rsidR="006A285E" w:rsidRDefault="00FD2C00">
      <w:pPr>
        <w:pStyle w:val="Bibliography"/>
      </w:pPr>
      <w:bookmarkStart w:id="181" w:name="ref-wu2003nonlinear"/>
      <w:bookmarkEnd w:id="180"/>
      <w:r>
        <w:t xml:space="preserve">21. </w:t>
      </w:r>
      <w:r>
        <w:tab/>
        <w:t xml:space="preserve">Wu, G. &amp; Poon, C.-S. Nonlinear neurodynamics model of heart rate variability, multifractality and chaos. in </w:t>
      </w:r>
      <w:r>
        <w:rPr>
          <w:i/>
          <w:iCs/>
        </w:rPr>
        <w:t xml:space="preserve">Proceedings of the 25th annual international conference of </w:t>
      </w:r>
      <w:r>
        <w:rPr>
          <w:i/>
          <w:iCs/>
        </w:rPr>
        <w:t>the IEEE engineering in medicine and biology society (IEEE cat. No. 03CH37439)</w:t>
      </w:r>
      <w:r>
        <w:t xml:space="preserve"> vol. 4 3822–3825 (IEEE, 2003).</w:t>
      </w:r>
    </w:p>
    <w:p w14:paraId="518EEF46" w14:textId="77777777" w:rsidR="006A285E" w:rsidRDefault="00FD2C00">
      <w:pPr>
        <w:pStyle w:val="Bibliography"/>
      </w:pPr>
      <w:bookmarkStart w:id="182" w:name="ref-kanniainen2023estimation"/>
      <w:bookmarkEnd w:id="181"/>
      <w:r>
        <w:lastRenderedPageBreak/>
        <w:t xml:space="preserve">22. </w:t>
      </w:r>
      <w:r>
        <w:tab/>
        <w:t xml:space="preserve">Kanniainen, M. </w:t>
      </w:r>
      <w:r>
        <w:rPr>
          <w:i/>
          <w:iCs/>
        </w:rPr>
        <w:t>et al.</w:t>
      </w:r>
      <w:r>
        <w:t xml:space="preserve"> Estimation of physiological exercise thresholds based on dynamical correlation properties of heart rate variability. </w:t>
      </w:r>
      <w:r>
        <w:rPr>
          <w:i/>
          <w:iCs/>
        </w:rPr>
        <w:t>Fr</w:t>
      </w:r>
      <w:r>
        <w:rPr>
          <w:i/>
          <w:iCs/>
        </w:rPr>
        <w:t>ontiers in physiology</w:t>
      </w:r>
      <w:r>
        <w:t xml:space="preserve"> </w:t>
      </w:r>
      <w:r>
        <w:rPr>
          <w:b/>
          <w:bCs/>
        </w:rPr>
        <w:t>14</w:t>
      </w:r>
      <w:r>
        <w:t>, 1299104 (2023).</w:t>
      </w:r>
    </w:p>
    <w:p w14:paraId="737E3A00" w14:textId="77777777" w:rsidR="006A285E" w:rsidRDefault="00FD2C00">
      <w:pPr>
        <w:pStyle w:val="Bibliography"/>
      </w:pPr>
      <w:bookmarkStart w:id="183" w:name="ref-bacopoulou2021entropy"/>
      <w:bookmarkEnd w:id="182"/>
      <w:r>
        <w:t xml:space="preserve">23. </w:t>
      </w:r>
      <w:r>
        <w:tab/>
        <w:t xml:space="preserve">Bacopoulou, F., Chryssanthopoulos, S., Koutelekos, J., Lambrou, G. I. &amp; Cokkinos, D. Entropy in cardiac autonomic nervous system of adolescents with general learning disabilities or dyslexia. in </w:t>
      </w:r>
      <w:r>
        <w:rPr>
          <w:i/>
          <w:iCs/>
        </w:rPr>
        <w:t xml:space="preserve">GeNeDis 2020: </w:t>
      </w:r>
      <w:r>
        <w:rPr>
          <w:i/>
          <w:iCs/>
        </w:rPr>
        <w:t>Genetics and neurodegenerative diseases</w:t>
      </w:r>
      <w:r>
        <w:t xml:space="preserve"> 121–129 (Springer, 2021).</w:t>
      </w:r>
    </w:p>
    <w:p w14:paraId="4C840F94" w14:textId="77777777" w:rsidR="006A285E" w:rsidRDefault="00FD2C00">
      <w:pPr>
        <w:pStyle w:val="Bibliography"/>
      </w:pPr>
      <w:bookmarkStart w:id="184" w:name="ref-malik1996heart"/>
      <w:bookmarkEnd w:id="183"/>
      <w:r>
        <w:t xml:space="preserve">24. </w:t>
      </w:r>
      <w:r>
        <w:tab/>
        <w:t>Malik, M. Heart rate variability: Standards of measurement, physiological interpretation, and clinical use: Task force of the european society of cardiology and the north american socie</w:t>
      </w:r>
      <w:r>
        <w:t xml:space="preserve">ty for pacing and electrophysiology. </w:t>
      </w:r>
      <w:r>
        <w:rPr>
          <w:i/>
          <w:iCs/>
        </w:rPr>
        <w:t>Annals of Noninvasive Electrocardiology</w:t>
      </w:r>
      <w:r>
        <w:t xml:space="preserve"> </w:t>
      </w:r>
      <w:r>
        <w:rPr>
          <w:b/>
          <w:bCs/>
        </w:rPr>
        <w:t>1</w:t>
      </w:r>
      <w:r>
        <w:t>, 151–181 (1996).</w:t>
      </w:r>
    </w:p>
    <w:p w14:paraId="01568B18" w14:textId="77777777" w:rsidR="006A285E" w:rsidRDefault="00FD2C00">
      <w:pPr>
        <w:pStyle w:val="Bibliography"/>
      </w:pPr>
      <w:bookmarkStart w:id="185" w:name="ref-hoffman2014no"/>
      <w:bookmarkEnd w:id="184"/>
      <w:r>
        <w:t xml:space="preserve">25. </w:t>
      </w:r>
      <w:r>
        <w:tab/>
        <w:t xml:space="preserve">Hoffman, M. D., Gelman, A., </w:t>
      </w:r>
      <w:r>
        <w:rPr>
          <w:i/>
          <w:iCs/>
        </w:rPr>
        <w:t>et al.</w:t>
      </w:r>
      <w:r>
        <w:t xml:space="preserve"> The no-u-turn sampler: Adaptively setting path lengths in hamiltonian monte carlo. </w:t>
      </w:r>
      <w:r>
        <w:rPr>
          <w:i/>
          <w:iCs/>
        </w:rPr>
        <w:t>J. Mach. Learn. Res.</w:t>
      </w:r>
      <w:r>
        <w:t xml:space="preserve"> </w:t>
      </w:r>
      <w:r>
        <w:rPr>
          <w:b/>
          <w:bCs/>
        </w:rPr>
        <w:t>15</w:t>
      </w:r>
      <w:r>
        <w:t>, 1593–1623 (2</w:t>
      </w:r>
      <w:r>
        <w:t>014).</w:t>
      </w:r>
    </w:p>
    <w:p w14:paraId="7022C187" w14:textId="77777777" w:rsidR="006A285E" w:rsidRDefault="00FD2C00">
      <w:pPr>
        <w:pStyle w:val="Bibliography"/>
      </w:pPr>
      <w:bookmarkStart w:id="186" w:name="ref-vehtari2019rank"/>
      <w:bookmarkEnd w:id="185"/>
      <w:r>
        <w:t xml:space="preserve">26. </w:t>
      </w:r>
      <w:r>
        <w:tab/>
        <w:t xml:space="preserve">Vehtari, A., Gelman, A., Simpson, D., Carpenter, B. &amp; Bürkner, P.-C. Rank-normalization, folding, and localization: An improved r for assessing convergence of MCMC. arXiv. </w:t>
      </w:r>
      <w:r>
        <w:rPr>
          <w:i/>
          <w:iCs/>
        </w:rPr>
        <w:t>arXiv preprint arXiv:1903.08008</w:t>
      </w:r>
      <w:r>
        <w:t xml:space="preserve"> (2019).</w:t>
      </w:r>
    </w:p>
    <w:p w14:paraId="00673F86" w14:textId="77777777" w:rsidR="006A285E" w:rsidRDefault="00FD2C00">
      <w:pPr>
        <w:pStyle w:val="Bibliography"/>
      </w:pPr>
      <w:bookmarkStart w:id="187" w:name="ref-brms"/>
      <w:bookmarkEnd w:id="186"/>
      <w:r>
        <w:t xml:space="preserve">27. </w:t>
      </w:r>
      <w:r>
        <w:tab/>
        <w:t xml:space="preserve">Bürkner, P.-C. </w:t>
      </w:r>
      <w:hyperlink r:id="rId10">
        <w:r>
          <w:rPr>
            <w:rStyle w:val="Hyperlink"/>
          </w:rPr>
          <w:t>brms: An R package for Bayesian multilevel models using Stan</w:t>
        </w:r>
      </w:hyperlink>
      <w:r>
        <w:t xml:space="preserve">. </w:t>
      </w:r>
      <w:r>
        <w:rPr>
          <w:i/>
          <w:iCs/>
        </w:rPr>
        <w:t>Journal of Statistical Software</w:t>
      </w:r>
      <w:r>
        <w:t xml:space="preserve"> </w:t>
      </w:r>
      <w:r>
        <w:rPr>
          <w:b/>
          <w:bCs/>
        </w:rPr>
        <w:t>80</w:t>
      </w:r>
      <w:r>
        <w:t>, 1–28 (2017).</w:t>
      </w:r>
    </w:p>
    <w:p w14:paraId="13FCB0DA" w14:textId="77777777" w:rsidR="006A285E" w:rsidRDefault="00FD2C00">
      <w:pPr>
        <w:pStyle w:val="Bibliography"/>
      </w:pPr>
      <w:bookmarkStart w:id="188" w:name="ref-zhang2015sobol"/>
      <w:bookmarkEnd w:id="187"/>
      <w:r>
        <w:t xml:space="preserve">28. </w:t>
      </w:r>
      <w:r>
        <w:tab/>
        <w:t>Zhang, X.-Y., Trame, M. N., Lesko, L. J. &amp; Schmidt, S. Sobol sensitivity analysis: A tool to gui</w:t>
      </w:r>
      <w:r>
        <w:t xml:space="preserve">de the development and evaluation of systems pharmacology models. </w:t>
      </w:r>
      <w:r>
        <w:rPr>
          <w:i/>
          <w:iCs/>
        </w:rPr>
        <w:t>CPT: pharmacometrics &amp; systems pharmacology</w:t>
      </w:r>
      <w:r>
        <w:t xml:space="preserve"> </w:t>
      </w:r>
      <w:r>
        <w:rPr>
          <w:b/>
          <w:bCs/>
        </w:rPr>
        <w:t>4</w:t>
      </w:r>
      <w:r>
        <w:t>, 69–79 (2015).</w:t>
      </w:r>
    </w:p>
    <w:p w14:paraId="60196560" w14:textId="77777777" w:rsidR="006A285E" w:rsidRDefault="00FD2C00">
      <w:pPr>
        <w:pStyle w:val="Bibliography"/>
      </w:pPr>
      <w:bookmarkStart w:id="189" w:name="ref-silva2019exponential"/>
      <w:bookmarkEnd w:id="188"/>
      <w:r>
        <w:t xml:space="preserve">29. </w:t>
      </w:r>
      <w:r>
        <w:tab/>
        <w:t xml:space="preserve">Silva, L. R. B. </w:t>
      </w:r>
      <w:r>
        <w:rPr>
          <w:i/>
          <w:iCs/>
        </w:rPr>
        <w:t>et al.</w:t>
      </w:r>
      <w:r>
        <w:t xml:space="preserve"> Exponential model for analysis of heart rate responses and autonomic cardiac modulation during differ</w:t>
      </w:r>
      <w:r>
        <w:t xml:space="preserve">ent intensities of physical exercise. </w:t>
      </w:r>
      <w:r>
        <w:rPr>
          <w:i/>
          <w:iCs/>
        </w:rPr>
        <w:t>Royal Society Open Science</w:t>
      </w:r>
      <w:r>
        <w:t xml:space="preserve"> </w:t>
      </w:r>
      <w:r>
        <w:rPr>
          <w:b/>
          <w:bCs/>
        </w:rPr>
        <w:t>6</w:t>
      </w:r>
      <w:r>
        <w:t>, 190639 (2019).</w:t>
      </w:r>
    </w:p>
    <w:p w14:paraId="4952F556" w14:textId="77777777" w:rsidR="006A285E" w:rsidRDefault="00FD2C00">
      <w:pPr>
        <w:pStyle w:val="Bibliography"/>
      </w:pPr>
      <w:bookmarkStart w:id="190" w:name="ref-mongin2022decrease"/>
      <w:bookmarkEnd w:id="189"/>
      <w:r>
        <w:t xml:space="preserve">30. </w:t>
      </w:r>
      <w:r>
        <w:tab/>
        <w:t xml:space="preserve">Mongin, D. </w:t>
      </w:r>
      <w:r>
        <w:rPr>
          <w:i/>
          <w:iCs/>
        </w:rPr>
        <w:t>et al.</w:t>
      </w:r>
      <w:r>
        <w:t xml:space="preserve"> Decrease of heart rate variability during exercise: An index of cardiorespiratory fitness. </w:t>
      </w:r>
      <w:r>
        <w:rPr>
          <w:i/>
          <w:iCs/>
        </w:rPr>
        <w:t>Plos one</w:t>
      </w:r>
      <w:r>
        <w:t xml:space="preserve"> </w:t>
      </w:r>
      <w:r>
        <w:rPr>
          <w:b/>
          <w:bCs/>
        </w:rPr>
        <w:t>17</w:t>
      </w:r>
      <w:r>
        <w:t>, e0273981 (2022).</w:t>
      </w:r>
    </w:p>
    <w:p w14:paraId="0E9AD204" w14:textId="77777777" w:rsidR="006A285E" w:rsidRDefault="00FD2C00">
      <w:pPr>
        <w:pStyle w:val="Bibliography"/>
      </w:pPr>
      <w:bookmarkStart w:id="191" w:name="ref-gregoire2023autonomic"/>
      <w:bookmarkEnd w:id="190"/>
      <w:r>
        <w:lastRenderedPageBreak/>
        <w:t xml:space="preserve">31. </w:t>
      </w:r>
      <w:r>
        <w:tab/>
        <w:t xml:space="preserve">Grégoire, J.-M., Gilon, C., Carlier, S. &amp; Bersini, H. Autonomic nervous system assessment using heart rate variability. </w:t>
      </w:r>
      <w:r>
        <w:rPr>
          <w:i/>
          <w:iCs/>
        </w:rPr>
        <w:t>Acta card</w:t>
      </w:r>
      <w:r>
        <w:rPr>
          <w:i/>
          <w:iCs/>
        </w:rPr>
        <w:t>iologica</w:t>
      </w:r>
      <w:r>
        <w:t xml:space="preserve"> </w:t>
      </w:r>
      <w:r>
        <w:rPr>
          <w:b/>
          <w:bCs/>
        </w:rPr>
        <w:t>78</w:t>
      </w:r>
      <w:r>
        <w:t>, 648–662 (2023).</w:t>
      </w:r>
    </w:p>
    <w:p w14:paraId="64779AE6" w14:textId="77777777" w:rsidR="006A285E" w:rsidRDefault="00FD2C00">
      <w:pPr>
        <w:pStyle w:val="Bibliography"/>
      </w:pPr>
      <w:bookmarkStart w:id="192" w:name="ref-harenberg2017uncertainty"/>
      <w:bookmarkEnd w:id="191"/>
      <w:r>
        <w:t xml:space="preserve">32. </w:t>
      </w:r>
      <w:r>
        <w:tab/>
        <w:t xml:space="preserve">Harenberg, D., Marelli, S., Sudret, B. &amp; Winschel, V. Uncertainty quantification and global sensitivity analysis for economic models. </w:t>
      </w:r>
      <w:r>
        <w:rPr>
          <w:i/>
          <w:iCs/>
        </w:rPr>
        <w:t>Available at SSRN 2903994</w:t>
      </w:r>
      <w:r>
        <w:t xml:space="preserve"> (2017).</w:t>
      </w:r>
    </w:p>
    <w:p w14:paraId="5B7E5347" w14:textId="77777777" w:rsidR="006A285E" w:rsidRDefault="00FD2C00">
      <w:pPr>
        <w:pStyle w:val="Bibliography"/>
      </w:pPr>
      <w:bookmarkStart w:id="193" w:name="ref-cheng2017mixed"/>
      <w:bookmarkEnd w:id="192"/>
      <w:r>
        <w:t xml:space="preserve">33. </w:t>
      </w:r>
      <w:r>
        <w:tab/>
        <w:t>Cheng, K., Lu, Z., Wei, Y., Shi, Y. &amp; Zhou, Y. Mi</w:t>
      </w:r>
      <w:r>
        <w:t xml:space="preserve">xed kernel function support vector regression for global sensitivity analysis. </w:t>
      </w:r>
      <w:r>
        <w:rPr>
          <w:i/>
          <w:iCs/>
        </w:rPr>
        <w:t>Mechanical Systems and Signal Processing</w:t>
      </w:r>
      <w:r>
        <w:t xml:space="preserve"> </w:t>
      </w:r>
      <w:r>
        <w:rPr>
          <w:b/>
          <w:bCs/>
        </w:rPr>
        <w:t>96</w:t>
      </w:r>
      <w:r>
        <w:t>, 201–214 (2017).</w:t>
      </w:r>
    </w:p>
    <w:p w14:paraId="184DAFF3" w14:textId="77777777" w:rsidR="006A285E" w:rsidRDefault="00FD2C00">
      <w:pPr>
        <w:pStyle w:val="Bibliography"/>
      </w:pPr>
      <w:bookmarkStart w:id="194" w:name="ref-herman2013method"/>
      <w:bookmarkEnd w:id="193"/>
      <w:r>
        <w:t xml:space="preserve">34. </w:t>
      </w:r>
      <w:r>
        <w:tab/>
      </w:r>
      <w:r>
        <w:t xml:space="preserve">Herman, J. D., Kollat, J. B., Reed, P. M. &amp; Wagener, T. Method of morris effectively reduces the computational demands of global sensitivity analysis for distributed watershed models. </w:t>
      </w:r>
      <w:r>
        <w:rPr>
          <w:i/>
          <w:iCs/>
        </w:rPr>
        <w:t>Hydrology and Earth System Sciences</w:t>
      </w:r>
      <w:r>
        <w:t xml:space="preserve"> </w:t>
      </w:r>
      <w:r>
        <w:rPr>
          <w:b/>
          <w:bCs/>
        </w:rPr>
        <w:t>17</w:t>
      </w:r>
      <w:r>
        <w:t>, 2893–2903 (2013).</w:t>
      </w:r>
    </w:p>
    <w:p w14:paraId="7763B8FE" w14:textId="77777777" w:rsidR="006A285E" w:rsidRDefault="00FD2C00">
      <w:pPr>
        <w:pStyle w:val="Bibliography"/>
      </w:pPr>
      <w:bookmarkStart w:id="195" w:name="ref-bornn2010efficient"/>
      <w:bookmarkEnd w:id="194"/>
      <w:r>
        <w:t xml:space="preserve">35. </w:t>
      </w:r>
      <w:r>
        <w:tab/>
        <w:t>Bornn, L.</w:t>
      </w:r>
      <w:r>
        <w:t xml:space="preserve">, Doucet, A. &amp; Gottardo, R. An efficient computational approach for prior sensitivity analysis and cross-validation. </w:t>
      </w:r>
      <w:r>
        <w:rPr>
          <w:i/>
          <w:iCs/>
        </w:rPr>
        <w:t>Canadian Journal of Statistics</w:t>
      </w:r>
      <w:r>
        <w:t xml:space="preserve"> </w:t>
      </w:r>
      <w:r>
        <w:rPr>
          <w:b/>
          <w:bCs/>
        </w:rPr>
        <w:t>38</w:t>
      </w:r>
      <w:r>
        <w:t>, 47–64 (2010).</w:t>
      </w:r>
    </w:p>
    <w:p w14:paraId="47BCDF8F" w14:textId="77777777" w:rsidR="006A285E" w:rsidRDefault="00FD2C00">
      <w:pPr>
        <w:pStyle w:val="Bibliography"/>
      </w:pPr>
      <w:bookmarkStart w:id="196" w:name="ref-xue2021bayesian"/>
      <w:bookmarkEnd w:id="195"/>
      <w:r>
        <w:t xml:space="preserve">36. </w:t>
      </w:r>
      <w:r>
        <w:tab/>
        <w:t>Xue, W. &amp; Zaidi, A. Bayesian sensitivity analysis for missing data using the e-value.</w:t>
      </w:r>
      <w:r>
        <w:t xml:space="preserve"> </w:t>
      </w:r>
      <w:r>
        <w:rPr>
          <w:i/>
          <w:iCs/>
        </w:rPr>
        <w:t>arXiv preprint arXiv:2108.13286</w:t>
      </w:r>
      <w:r>
        <w:t xml:space="preserve"> (2021).</w:t>
      </w:r>
    </w:p>
    <w:p w14:paraId="33D95162" w14:textId="77777777" w:rsidR="006A285E" w:rsidRDefault="00FD2C00">
      <w:pPr>
        <w:pStyle w:val="Bibliography"/>
      </w:pPr>
      <w:bookmarkStart w:id="197" w:name="ref-carrasco2024hrv"/>
      <w:bookmarkEnd w:id="196"/>
      <w:r>
        <w:t xml:space="preserve">37. </w:t>
      </w:r>
      <w:r>
        <w:tab/>
        <w:t xml:space="preserve">Carrasco-Poyatos, M., López-Osca, R., Martı́nez-González-Moro, I. &amp; Granero-Gallegos, A. HRV-guided training vs traditional HIIT training in cardiac rehabilitation: A randomized controlled trial. </w:t>
      </w:r>
      <w:r>
        <w:rPr>
          <w:i/>
          <w:iCs/>
        </w:rPr>
        <w:t>GeroScience</w:t>
      </w:r>
      <w:r>
        <w:t xml:space="preserve"> </w:t>
      </w:r>
      <w:r>
        <w:rPr>
          <w:b/>
          <w:bCs/>
        </w:rPr>
        <w:t>46</w:t>
      </w:r>
      <w:r>
        <w:t>, 2093–2106 (2024).</w:t>
      </w:r>
    </w:p>
    <w:p w14:paraId="3313EDAD" w14:textId="77777777" w:rsidR="006A285E" w:rsidRDefault="00FD2C00">
      <w:pPr>
        <w:pStyle w:val="Bibliography"/>
      </w:pPr>
      <w:bookmarkStart w:id="198" w:name="ref-takahashi2020signs"/>
      <w:bookmarkEnd w:id="197"/>
      <w:r>
        <w:t xml:space="preserve">38. </w:t>
      </w:r>
      <w:r>
        <w:tab/>
        <w:t xml:space="preserve">Takahashi, C. </w:t>
      </w:r>
      <w:r>
        <w:rPr>
          <w:i/>
          <w:iCs/>
        </w:rPr>
        <w:t>et al.</w:t>
      </w:r>
      <w:r>
        <w:t xml:space="preserve"> Are signs and symptoms in cardiovascular rehabilitation correlated with heart rate variability? An observational longitudinal study. </w:t>
      </w:r>
      <w:r>
        <w:rPr>
          <w:i/>
          <w:iCs/>
        </w:rPr>
        <w:t>Geriatrics &amp; Gerontology International</w:t>
      </w:r>
      <w:r>
        <w:t xml:space="preserve"> </w:t>
      </w:r>
      <w:r>
        <w:rPr>
          <w:b/>
          <w:bCs/>
        </w:rPr>
        <w:t>20</w:t>
      </w:r>
      <w:r>
        <w:t>, 853–859 (2020).</w:t>
      </w:r>
    </w:p>
    <w:p w14:paraId="1E91CDDB" w14:textId="77777777" w:rsidR="006A285E" w:rsidRDefault="00FD2C00">
      <w:pPr>
        <w:pStyle w:val="Bibliography"/>
      </w:pPr>
      <w:bookmarkStart w:id="199" w:name="ref-rizvi2023enhancing"/>
      <w:bookmarkEnd w:id="198"/>
      <w:r>
        <w:t xml:space="preserve">39. </w:t>
      </w:r>
      <w:r>
        <w:tab/>
        <w:t>Rizvi, M. R.,</w:t>
      </w:r>
      <w:r>
        <w:t xml:space="preserve"> Sharma, A., Malki, A. &amp; Sami, W. Enhancing cardiovascular health and functional recovery in stroke survivors: A randomized controlled trial of stroke-specific and cardiac rehabilitation protocols for optimized rehabilitation. </w:t>
      </w:r>
      <w:r>
        <w:rPr>
          <w:i/>
          <w:iCs/>
        </w:rPr>
        <w:t>Journal of Clinical Medicine</w:t>
      </w:r>
      <w:r>
        <w:t xml:space="preserve"> </w:t>
      </w:r>
      <w:r>
        <w:rPr>
          <w:b/>
          <w:bCs/>
        </w:rPr>
        <w:t>12</w:t>
      </w:r>
      <w:r>
        <w:t>, 6589 (2023).</w:t>
      </w:r>
    </w:p>
    <w:p w14:paraId="5A931363" w14:textId="77777777" w:rsidR="006A285E" w:rsidRDefault="00FD2C00">
      <w:pPr>
        <w:pStyle w:val="Bibliography"/>
      </w:pPr>
      <w:bookmarkStart w:id="200" w:name="ref-hebisz2022heart"/>
      <w:bookmarkEnd w:id="199"/>
      <w:r>
        <w:t xml:space="preserve">40. </w:t>
      </w:r>
      <w:r>
        <w:tab/>
        <w:t xml:space="preserve">Hebisz, R. G., Hebisz, P. &amp; Zatoń, M. W. Heart rate variability after sprint interval training in cyclists and implications for assessing physical fatigue. </w:t>
      </w:r>
      <w:r>
        <w:rPr>
          <w:i/>
          <w:iCs/>
        </w:rPr>
        <w:t>The Journal of Strength &amp; Conditioning Research</w:t>
      </w:r>
      <w:r>
        <w:t xml:space="preserve"> </w:t>
      </w:r>
      <w:r>
        <w:rPr>
          <w:b/>
          <w:bCs/>
        </w:rPr>
        <w:t>36</w:t>
      </w:r>
      <w:r>
        <w:t>, 558–564 (2022).</w:t>
      </w:r>
    </w:p>
    <w:p w14:paraId="575BAC15" w14:textId="77777777" w:rsidR="006A285E" w:rsidRDefault="00FD2C00">
      <w:pPr>
        <w:pStyle w:val="Bibliography"/>
      </w:pPr>
      <w:bookmarkStart w:id="201" w:name="ref-nuuttila2024monitoring"/>
      <w:bookmarkEnd w:id="200"/>
      <w:r>
        <w:lastRenderedPageBreak/>
        <w:t xml:space="preserve">41. </w:t>
      </w:r>
      <w:r>
        <w:tab/>
        <w:t>Nuutt</w:t>
      </w:r>
      <w:r>
        <w:t xml:space="preserve">ila, O.-P., Uusitalo, A., Kokkonen, V.-P., Weerarathna, N. &amp; Kyröläinen, H. Monitoring fatigue state with heart rate-based and subjective methods during intensified training in recreational runners. </w:t>
      </w:r>
      <w:r>
        <w:rPr>
          <w:i/>
          <w:iCs/>
        </w:rPr>
        <w:t>European Journal of Sport Science</w:t>
      </w:r>
      <w:r>
        <w:t xml:space="preserve"> (2024).</w:t>
      </w:r>
    </w:p>
    <w:p w14:paraId="72E589C7" w14:textId="77777777" w:rsidR="006A285E" w:rsidRDefault="00FD2C00">
      <w:pPr>
        <w:pStyle w:val="Bibliography"/>
      </w:pPr>
      <w:bookmarkStart w:id="202" w:name="ref-zimatore2020recurrence"/>
      <w:bookmarkEnd w:id="201"/>
      <w:r>
        <w:t xml:space="preserve">42. </w:t>
      </w:r>
      <w:r>
        <w:tab/>
        <w:t xml:space="preserve">Zimatore, </w:t>
      </w:r>
      <w:r>
        <w:t xml:space="preserve">G. </w:t>
      </w:r>
      <w:r>
        <w:rPr>
          <w:i/>
          <w:iCs/>
        </w:rPr>
        <w:t>et al.</w:t>
      </w:r>
      <w:r>
        <w:t xml:space="preserve"> Recurrence quantification analysis of heart rate variability during continuous incremental exercise test in obese subjects. </w:t>
      </w:r>
      <w:r>
        <w:rPr>
          <w:i/>
          <w:iCs/>
        </w:rPr>
        <w:t>Chaos: An Interdisciplinary Journal of Nonlinear Science</w:t>
      </w:r>
      <w:r>
        <w:t xml:space="preserve"> </w:t>
      </w:r>
      <w:r>
        <w:rPr>
          <w:b/>
          <w:bCs/>
        </w:rPr>
        <w:t>30</w:t>
      </w:r>
      <w:r>
        <w:t>, (2020).</w:t>
      </w:r>
    </w:p>
    <w:p w14:paraId="6AE38390" w14:textId="77777777" w:rsidR="006A285E" w:rsidRDefault="00FD2C00">
      <w:pPr>
        <w:pStyle w:val="Bibliography"/>
      </w:pPr>
      <w:bookmarkStart w:id="203" w:name="ref-garavaglia2021effect"/>
      <w:bookmarkEnd w:id="202"/>
      <w:r>
        <w:t xml:space="preserve">43. </w:t>
      </w:r>
      <w:r>
        <w:tab/>
        <w:t>Garavaglia, L., Gulich, D., Defeo, M. M., Thomas</w:t>
      </w:r>
      <w:r>
        <w:t xml:space="preserve"> Mailland, J. &amp; Irurzun, I. M. The effect of age on the heart rate variability of healthy subjects. </w:t>
      </w:r>
      <w:r>
        <w:rPr>
          <w:i/>
          <w:iCs/>
        </w:rPr>
        <w:t>PloS one</w:t>
      </w:r>
      <w:r>
        <w:t xml:space="preserve"> </w:t>
      </w:r>
      <w:r>
        <w:rPr>
          <w:b/>
          <w:bCs/>
        </w:rPr>
        <w:t>16</w:t>
      </w:r>
      <w:r>
        <w:t>, e0255894 (2021).</w:t>
      </w:r>
    </w:p>
    <w:p w14:paraId="353B1749" w14:textId="77777777" w:rsidR="006A285E" w:rsidRDefault="00FD2C00">
      <w:pPr>
        <w:pStyle w:val="Bibliography"/>
      </w:pPr>
      <w:bookmarkStart w:id="204" w:name="ref-choi2020declining"/>
      <w:bookmarkEnd w:id="203"/>
      <w:r>
        <w:t xml:space="preserve">44. </w:t>
      </w:r>
      <w:r>
        <w:tab/>
        <w:t xml:space="preserve">Choi, J., Cha, W. &amp; Park, M.-G. Declining trends of heart rate variability according to aging in healthy asian adults. </w:t>
      </w:r>
      <w:r>
        <w:rPr>
          <w:i/>
          <w:iCs/>
        </w:rPr>
        <w:t>Fr</w:t>
      </w:r>
      <w:r>
        <w:rPr>
          <w:i/>
          <w:iCs/>
        </w:rPr>
        <w:t>ontiers in Aging Neuroscience</w:t>
      </w:r>
      <w:r>
        <w:t xml:space="preserve"> </w:t>
      </w:r>
      <w:r>
        <w:rPr>
          <w:b/>
          <w:bCs/>
        </w:rPr>
        <w:t>12</w:t>
      </w:r>
      <w:r>
        <w:t>, 610626 (2020).</w:t>
      </w:r>
    </w:p>
    <w:p w14:paraId="36F91B9E" w14:textId="77777777" w:rsidR="006A285E" w:rsidRDefault="00FD2C00">
      <w:pPr>
        <w:pStyle w:val="Heading1"/>
      </w:pPr>
      <w:bookmarkStart w:id="205" w:name="author-contributions"/>
      <w:bookmarkEnd w:id="159"/>
      <w:bookmarkEnd w:id="161"/>
      <w:bookmarkEnd w:id="204"/>
      <w:r>
        <w:t>Author Contributions</w:t>
      </w:r>
    </w:p>
    <w:p w14:paraId="0DA55CE9" w14:textId="77777777" w:rsidR="006A285E" w:rsidRDefault="00FD2C00">
      <w:pPr>
        <w:pStyle w:val="FirstParagraph"/>
      </w:pPr>
      <w:r>
        <w:t>Conceptualization, MC-A; Data curation, MC-A; Investigation, MC-A, DM-C; Methodology, MC-A, NMD; Supervision, CN-E; Formal analysis, MC-A; Visualization, MC-A; Writing–original draft, MC</w:t>
      </w:r>
      <w:r>
        <w:t>-A, CN-E, DM-C; Writing–review &amp; editing, MC-A, CN-E, DM. All authors have read and agreed to the published version of the manuscript.</w:t>
      </w:r>
    </w:p>
    <w:p w14:paraId="1BEA0853" w14:textId="77777777" w:rsidR="006A285E" w:rsidRDefault="00FD2C00">
      <w:pPr>
        <w:pStyle w:val="Heading1"/>
      </w:pPr>
      <w:bookmarkStart w:id="206" w:name="data-availability-statement"/>
      <w:bookmarkEnd w:id="205"/>
      <w:r>
        <w:t>Data Availability Statement</w:t>
      </w:r>
    </w:p>
    <w:p w14:paraId="7C4E1C09" w14:textId="77777777" w:rsidR="006A285E" w:rsidRDefault="00FD2C00">
      <w:pPr>
        <w:pStyle w:val="FirstParagraph"/>
      </w:pPr>
      <w:r>
        <w:t>The data supporting the conclusions of this article will be available from the authors withou</w:t>
      </w:r>
      <w:r>
        <w:t>t reservation.</w:t>
      </w:r>
    </w:p>
    <w:p w14:paraId="5B9674D6" w14:textId="77777777" w:rsidR="006A285E" w:rsidRDefault="00FD2C00">
      <w:pPr>
        <w:pStyle w:val="Heading1"/>
      </w:pPr>
      <w:bookmarkStart w:id="207" w:name="competing-interests-statement"/>
      <w:bookmarkEnd w:id="206"/>
      <w:r>
        <w:t>Competing Interests Statement</w:t>
      </w:r>
    </w:p>
    <w:p w14:paraId="360D216A" w14:textId="77777777" w:rsidR="006A285E" w:rsidRDefault="00FD2C00">
      <w:pPr>
        <w:pStyle w:val="FirstParagraph"/>
      </w:pPr>
      <w:r>
        <w:t>The authors declare that this research was conducted without any commercial or financial relationships that could be construed as potential conflicts of interest.</w:t>
      </w:r>
    </w:p>
    <w:p w14:paraId="30C7BA06" w14:textId="77777777" w:rsidR="006A285E" w:rsidRDefault="00FD2C00">
      <w:pPr>
        <w:pStyle w:val="Heading1"/>
      </w:pPr>
      <w:bookmarkStart w:id="208" w:name="funding"/>
      <w:bookmarkEnd w:id="207"/>
      <w:r>
        <w:lastRenderedPageBreak/>
        <w:t>Funding</w:t>
      </w:r>
    </w:p>
    <w:p w14:paraId="79383BD6" w14:textId="77777777" w:rsidR="006A285E" w:rsidRDefault="00FD2C00">
      <w:pPr>
        <w:pStyle w:val="FirstParagraph"/>
      </w:pPr>
      <w:r>
        <w:t>This work was funded by ANID Proyecto Fo</w:t>
      </w:r>
      <w:r>
        <w:t>ndecyt Iniciación Nº11220116.</w:t>
      </w:r>
    </w:p>
    <w:p w14:paraId="7D5C81C4" w14:textId="77777777" w:rsidR="006A285E" w:rsidRDefault="00FD2C00">
      <w:r>
        <w:br w:type="page"/>
      </w:r>
    </w:p>
    <w:p w14:paraId="60EB3450" w14:textId="77777777" w:rsidR="006A285E" w:rsidRDefault="00FD2C00">
      <w:pPr>
        <w:pStyle w:val="Heading1"/>
      </w:pPr>
      <w:bookmarkStart w:id="209" w:name="figures"/>
      <w:bookmarkEnd w:id="208"/>
      <w:r>
        <w:lastRenderedPageBreak/>
        <w:t>Figures</w:t>
      </w:r>
    </w:p>
    <w:p w14:paraId="3A42C17F" w14:textId="3B9AD05B" w:rsidR="006A285E" w:rsidRDefault="00FD2C00">
      <w:pPr>
        <w:pStyle w:val="FirstParagraph"/>
      </w:pPr>
      <w:r>
        <w:rPr>
          <w:noProof/>
        </w:rPr>
        <w:drawing>
          <wp:inline distT="0" distB="0" distL="0" distR="0" wp14:anchorId="2C117D5E" wp14:editId="36033925">
            <wp:extent cx="5600700" cy="40005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figures/example-data.png"/>
                    <pic:cNvPicPr>
                      <a:picLocks noChangeAspect="1" noChangeArrowheads="1"/>
                    </pic:cNvPicPr>
                  </pic:nvPicPr>
                  <pic:blipFill>
                    <a:blip r:embed="rId11"/>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210" w:name="fig-rri-example"/>
      <w:r>
        <w:rPr>
          <w:b/>
          <w:bCs/>
        </w:rPr>
        <w:t>Figure 1</w:t>
      </w:r>
      <w:bookmarkEnd w:id="210"/>
      <w:r>
        <w:t xml:space="preserve">. Example data of RRi recordings of 6 </w:t>
      </w:r>
      <w:del w:id="211" w:author="Cristian Núñez" w:date="2024-12-09T08:54:00Z">
        <w:r w:rsidDel="00FD2C00">
          <w:delText xml:space="preserve">different </w:delText>
        </w:r>
      </w:del>
      <w:r>
        <w:t xml:space="preserve">subjects over a </w:t>
      </w:r>
      <w:del w:id="212" w:author="Cristian Núñez" w:date="2024-12-09T08:54:00Z">
        <w:r w:rsidDel="00FD2C00">
          <w:delText>20 minute</w:delText>
        </w:r>
      </w:del>
      <w:ins w:id="213" w:author="Cristian Núñez" w:date="2024-12-09T08:54:00Z">
        <w:r>
          <w:t>20-minute</w:t>
        </w:r>
      </w:ins>
      <w:r>
        <w:t xml:space="preserve"> rest-exercise-recovery protocol in a sample of elderly individuals. The subject-level data shows the inter-individual variability of RRi dynamics in response</w:t>
      </w:r>
      <w:ins w:id="214" w:author="Cristian Núñez" w:date="2024-12-09T08:53:00Z">
        <w:r>
          <w:t xml:space="preserve"> to</w:t>
        </w:r>
      </w:ins>
      <w:r>
        <w:t xml:space="preserve"> exercised-induced cardio</w:t>
      </w:r>
      <w:r>
        <w:t xml:space="preserve">vascular stress, with similar behavior and </w:t>
      </w:r>
      <w:ins w:id="215" w:author="Cristian Núñez" w:date="2024-12-09T08:54:00Z">
        <w:r>
          <w:t xml:space="preserve">recovery </w:t>
        </w:r>
      </w:ins>
      <w:r>
        <w:t xml:space="preserve">trajectories of </w:t>
      </w:r>
      <w:del w:id="216" w:author="Cristian Núñez" w:date="2024-12-09T08:54:00Z">
        <w:r w:rsidDel="00FD2C00">
          <w:delText xml:space="preserve">recovery </w:delText>
        </w:r>
      </w:del>
      <w:r>
        <w:t>over time.</w:t>
      </w:r>
    </w:p>
    <w:p w14:paraId="2E05F636" w14:textId="77777777" w:rsidR="006A285E" w:rsidRDefault="00FD2C00">
      <w:r>
        <w:br w:type="page"/>
      </w:r>
    </w:p>
    <w:p w14:paraId="35C33DA0" w14:textId="77777777" w:rsidR="006A285E" w:rsidRDefault="00FD2C00">
      <w:pPr>
        <w:pStyle w:val="BodyText"/>
      </w:pPr>
      <w:r>
        <w:rPr>
          <w:noProof/>
        </w:rPr>
        <w:lastRenderedPageBreak/>
        <w:drawing>
          <wp:inline distT="0" distB="0" distL="0" distR="0" wp14:anchorId="34B40A8C" wp14:editId="7A0568FC">
            <wp:extent cx="5600700" cy="32004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figures/model-constituents.png"/>
                    <pic:cNvPicPr>
                      <a:picLocks noChangeAspect="1" noChangeArrowheads="1"/>
                    </pic:cNvPicPr>
                  </pic:nvPicPr>
                  <pic:blipFill>
                    <a:blip r:embed="rId12"/>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217" w:name="fig-linear-constituents"/>
      <w:r>
        <w:rPr>
          <w:b/>
          <w:bCs/>
        </w:rPr>
        <w:t>Figure 2</w:t>
      </w:r>
      <w:bookmarkEnd w:id="217"/>
      <w:r>
        <w:t xml:space="preserve">. The RRi dynamics in response to exercise are expressed as a linear combination of model constituents based on the baseline RRi </w:t>
      </w:r>
      <m:oMath>
        <m:r>
          <w:rPr>
            <w:rFonts w:ascii="Cambria Math" w:hAnsi="Cambria Math"/>
          </w:rPr>
          <m:t>α</m:t>
        </m:r>
      </m:oMath>
      <w:r>
        <w:t xml:space="preserve"> and two logistic functions, denot</w:t>
      </w:r>
      <w:r>
        <w:t xml:space="preserve">ed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respectively. The vertical dashed lines represent the time at which the exercise and recovery onset given by </w:t>
      </w:r>
      <m:oMath>
        <m:r>
          <w:rPr>
            <w:rFonts w:ascii="Cambria Math" w:hAnsi="Cambria Math"/>
          </w:rPr>
          <m:t>τ</m:t>
        </m:r>
        <m:r>
          <m:rPr>
            <m:sty m:val="p"/>
          </m:rPr>
          <w:rPr>
            <w:rFonts w:ascii="Cambria Math" w:hAnsi="Cambria Math"/>
          </w:rPr>
          <m:t>=</m:t>
        </m:r>
        <m:r>
          <w:rPr>
            <w:rFonts w:ascii="Cambria Math" w:hAnsi="Cambria Math"/>
          </w:rPr>
          <m:t>5</m:t>
        </m:r>
      </m:oMath>
      <w:r>
        <w:t xml:space="preserve"> and </w:t>
      </w:r>
      <m:oMath>
        <m:r>
          <w:rPr>
            <w:rFonts w:ascii="Cambria Math" w:hAnsi="Cambria Math"/>
          </w:rPr>
          <m:t>δ</m:t>
        </m:r>
        <m:r>
          <m:rPr>
            <m:sty m:val="p"/>
          </m:rPr>
          <w:rPr>
            <w:rFonts w:ascii="Cambria Math" w:hAnsi="Cambria Math"/>
          </w:rPr>
          <m:t>=</m:t>
        </m:r>
        <m:r>
          <w:rPr>
            <w:rFonts w:ascii="Cambria Math" w:hAnsi="Cambria Math"/>
          </w:rPr>
          <m:t>2</m:t>
        </m:r>
      </m:oMath>
      <w:r>
        <w:t>.</w:t>
      </w:r>
    </w:p>
    <w:p w14:paraId="1E1FEBF5" w14:textId="77777777" w:rsidR="006A285E" w:rsidRDefault="00FD2C00">
      <w:r>
        <w:br w:type="page"/>
      </w:r>
    </w:p>
    <w:p w14:paraId="49ABDEC2" w14:textId="47812E62" w:rsidR="006A285E" w:rsidRDefault="00FD2C00">
      <w:pPr>
        <w:pStyle w:val="BodyText"/>
      </w:pPr>
      <w:r>
        <w:rPr>
          <w:noProof/>
        </w:rPr>
        <w:lastRenderedPageBreak/>
        <w:drawing>
          <wp:inline distT="0" distB="0" distL="0" distR="0" wp14:anchorId="3C997A5E" wp14:editId="66F83480">
            <wp:extent cx="5600700" cy="320040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figures/2d-density-kernel.png"/>
                    <pic:cNvPicPr>
                      <a:picLocks noChangeAspect="1" noChangeArrowheads="1"/>
                    </pic:cNvPicPr>
                  </pic:nvPicPr>
                  <pic:blipFill>
                    <a:blip r:embed="rId13"/>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218" w:name="fig-2d-kernel-density"/>
      <w:r>
        <w:rPr>
          <w:b/>
          <w:bCs/>
        </w:rPr>
        <w:t>Figure 3</w:t>
      </w:r>
      <w:bookmarkEnd w:id="218"/>
      <w:r>
        <w:t xml:space="preserve">. (A) Mean and SD from each </w:t>
      </w:r>
      <w:del w:id="219" w:author="Cristian Núñez" w:date="2024-12-09T08:54:00Z">
        <w:r w:rsidDel="00FD2C00">
          <w:delText xml:space="preserve">of the </w:delText>
        </w:r>
      </w:del>
      <w:r>
        <w:t>subject’s RRi recordings</w:t>
      </w:r>
      <w:del w:id="220" w:author="Cristian Núñez" w:date="2024-12-09T08:54:00Z">
        <w:r w:rsidDel="00FD2C00">
          <w:delText xml:space="preserve">, </w:delText>
        </w:r>
      </w:del>
      <w:ins w:id="221" w:author="Cristian Núñez" w:date="2024-12-09T08:54:00Z">
        <w:r>
          <w:t xml:space="preserve"> were </w:t>
        </w:r>
      </w:ins>
      <w:r>
        <w:t>used for the standardization process. (B) 2D kernel density of standardized RRi dynamics over time from a sample of individuals subjected to the rest-exercise-rest protocol. Darker colors indicat</w:t>
      </w:r>
      <w:r>
        <w:t>e greater probability density. The contrary can be said about lighter colors.</w:t>
      </w:r>
    </w:p>
    <w:p w14:paraId="618DA0A0" w14:textId="77777777" w:rsidR="006A285E" w:rsidRDefault="00FD2C00">
      <w:r>
        <w:br w:type="page"/>
      </w:r>
    </w:p>
    <w:p w14:paraId="11580666" w14:textId="13486892" w:rsidR="006A285E" w:rsidRDefault="00FD2C00">
      <w:pPr>
        <w:pStyle w:val="BodyText"/>
      </w:pPr>
      <w:r>
        <w:rPr>
          <w:noProof/>
        </w:rPr>
        <w:lastRenderedPageBreak/>
        <w:drawing>
          <wp:inline distT="0" distB="0" distL="0" distR="0" wp14:anchorId="5B02EFDC" wp14:editId="1AB8B134">
            <wp:extent cx="5600700" cy="32004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figures/prior-model.png"/>
                    <pic:cNvPicPr>
                      <a:picLocks noChangeAspect="1" noChangeArrowheads="1"/>
                    </pic:cNvPicPr>
                  </pic:nvPicPr>
                  <pic:blipFill>
                    <a:blip r:embed="rId14"/>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222" w:name="fig-prior-sim"/>
      <w:r>
        <w:rPr>
          <w:b/>
          <w:bCs/>
        </w:rPr>
        <w:t>Figure 4</w:t>
      </w:r>
      <w:bookmarkEnd w:id="222"/>
      <w:r>
        <w:t>. (A) Simulated standardized RRi dynamics based on prior parameter distributions, illustrating predicted RRi responses to exercise. Shaded areas represent 95%, 80%, a</w:t>
      </w:r>
      <w:r>
        <w:t>nd 60% quantile CI, offering insight into expected physiological variability across parameters. (B) Prior distributions and 95% CI</w:t>
      </w:r>
      <w:del w:id="223" w:author="Cristian Núñez" w:date="2024-12-09T08:54:00Z">
        <w:r w:rsidDel="00FD2C00">
          <w:delText>, used to generate prior predictions,</w:delText>
        </w:r>
      </w:del>
      <w:ins w:id="224" w:author="Cristian Núñez" w:date="2024-12-09T08:54:00Z">
        <w:r>
          <w:t xml:space="preserve"> were used to generate prior predictions</w:t>
        </w:r>
      </w:ins>
      <w:r>
        <w:t xml:space="preserve"> based on physiological constraints and graphical visualization of standardized RRi data.</w:t>
      </w:r>
    </w:p>
    <w:p w14:paraId="78FA3C96" w14:textId="77777777" w:rsidR="006A285E" w:rsidRDefault="00FD2C00">
      <w:r>
        <w:br w:type="page"/>
      </w:r>
    </w:p>
    <w:p w14:paraId="32F335E9" w14:textId="58B0F7FF" w:rsidR="006A285E" w:rsidRDefault="00FD2C00">
      <w:pPr>
        <w:pStyle w:val="BodyText"/>
      </w:pPr>
      <w:r>
        <w:rPr>
          <w:noProof/>
        </w:rPr>
        <w:lastRenderedPageBreak/>
        <w:drawing>
          <wp:inline distT="0" distB="0" distL="0" distR="0" wp14:anchorId="3A72C90B" wp14:editId="60978AD4">
            <wp:extent cx="5600700" cy="400050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figures/group-level-estimates.png"/>
                    <pic:cNvPicPr>
                      <a:picLocks noChangeAspect="1" noChangeArrowheads="1"/>
                    </pic:cNvPicPr>
                  </pic:nvPicPr>
                  <pic:blipFill>
                    <a:blip r:embed="rId15"/>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225" w:name="fig-group-level-estimates"/>
      <w:r>
        <w:rPr>
          <w:b/>
          <w:bCs/>
        </w:rPr>
        <w:t>Figure 5</w:t>
      </w:r>
      <w:bookmarkEnd w:id="225"/>
      <w:r>
        <w:t xml:space="preserve">. (A) Posterior probability distributions of the expectation for each population-parameter </w:t>
      </w:r>
      <w:del w:id="226" w:author="Cristian Núñez" w:date="2024-12-09T08:54:00Z">
        <w:r w:rsidDel="00FD2C00">
          <w:delText xml:space="preserve">estimates </w:delText>
        </w:r>
      </w:del>
      <w:ins w:id="227" w:author="Cristian Núñez" w:date="2024-12-09T08:54:00Z">
        <w:r>
          <w:t>estimate</w:t>
        </w:r>
        <w:r>
          <w:t xml:space="preserve"> </w:t>
        </w:r>
      </w:ins>
      <w:r>
        <w:t>(</w:t>
      </w:r>
      <m:oMath>
        <m:r>
          <w:rPr>
            <w:rFonts w:ascii="Cambria Math" w:hAnsi="Cambria Math"/>
          </w:rPr>
          <m:t>E</m:t>
        </m:r>
        <m:d>
          <m:dPr>
            <m:begChr m:val="["/>
            <m:endChr m:val="]"/>
            <m:ctrlPr>
              <w:rPr>
                <w:rFonts w:ascii="Cambria Math" w:hAnsi="Cambria Math"/>
              </w:rPr>
            </m:ctrlPr>
          </m:dPr>
          <m:e>
            <m:r>
              <w:rPr>
                <w:rFonts w:ascii="Cambria Math" w:hAnsi="Cambria Math"/>
              </w:rPr>
              <m:t>θ</m:t>
            </m:r>
          </m:e>
        </m:d>
      </m:oMath>
      <w:r>
        <w:t xml:space="preserve">) with quantile-based 95% CI. (B) Transformed rate parameters into a percentage scale using the </w:t>
      </w:r>
      <m:oMath>
        <m:r>
          <w:rPr>
            <w:rFonts w:ascii="Cambria Math" w:hAnsi="Cambria Math"/>
          </w:rPr>
          <m:t>1</m:t>
        </m:r>
        <m:r>
          <m:rPr>
            <m:sty m:val="p"/>
          </m:rP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θ</m:t>
            </m:r>
          </m:e>
        </m:d>
      </m:oMath>
      <w:r>
        <w:t xml:space="preserve"> transformation.</w:t>
      </w:r>
    </w:p>
    <w:p w14:paraId="37680961" w14:textId="77777777" w:rsidR="006A285E" w:rsidRDefault="00FD2C00">
      <w:r>
        <w:br w:type="page"/>
      </w:r>
    </w:p>
    <w:p w14:paraId="2D3CB0FF" w14:textId="556F7C9E" w:rsidR="006A285E" w:rsidRDefault="00FD2C00">
      <w:pPr>
        <w:pStyle w:val="BodyText"/>
      </w:pPr>
      <w:r>
        <w:rPr>
          <w:noProof/>
        </w:rPr>
        <w:lastRenderedPageBreak/>
        <w:drawing>
          <wp:inline distT="0" distB="0" distL="0" distR="0" wp14:anchorId="30B5CD12" wp14:editId="4988EE26">
            <wp:extent cx="5600700" cy="40005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figures/error-estimates.png"/>
                    <pic:cNvPicPr>
                      <a:picLocks noChangeAspect="1" noChangeArrowheads="1"/>
                    </pic:cNvPicPr>
                  </pic:nvPicPr>
                  <pic:blipFill>
                    <a:blip r:embed="rId16"/>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228" w:name="fig-error-rates"/>
      <w:r>
        <w:rPr>
          <w:b/>
          <w:bCs/>
        </w:rPr>
        <w:t>Figure 6</w:t>
      </w:r>
      <w:bookmarkEnd w:id="228"/>
      <w:r>
        <w:t>. Ind</w:t>
      </w:r>
      <w:r>
        <w:t>ividual-level performance metrics. (A) Bootstrapped MAPE and RMSE</w:t>
      </w:r>
      <w:del w:id="229" w:author="Cristian Núñez" w:date="2024-12-09T08:54:00Z">
        <w:r w:rsidDel="00FD2C00">
          <w:delText>, as</w:delText>
        </w:r>
      </w:del>
      <w:ins w:id="230" w:author="Cristian Núñez" w:date="2024-12-09T08:54:00Z">
        <w:r>
          <w:t xml:space="preserve"> are</w:t>
        </w:r>
      </w:ins>
      <w:r>
        <w:t xml:space="preserve"> metrics of relative and absolute model deviance from observed RRi. (B) Individual-level estimates of model performance and the relationship between them. (C) Partial autocorrelation func</w:t>
      </w:r>
      <w:r>
        <w:t>tion (ACF) of model residuals with corresponding quantile-based CI.</w:t>
      </w:r>
    </w:p>
    <w:p w14:paraId="0C5EE98D" w14:textId="77777777" w:rsidR="006A285E" w:rsidRDefault="00FD2C00">
      <w:r>
        <w:br w:type="page"/>
      </w:r>
    </w:p>
    <w:p w14:paraId="30328191" w14:textId="77777777" w:rsidR="006A285E" w:rsidRDefault="00FD2C00">
      <w:pPr>
        <w:pStyle w:val="Heading1"/>
      </w:pPr>
      <w:bookmarkStart w:id="231" w:name="tables"/>
      <w:bookmarkEnd w:id="209"/>
      <w:r>
        <w:lastRenderedPageBreak/>
        <w:t>Tables</w:t>
      </w:r>
    </w:p>
    <w:tbl>
      <w:tblPr>
        <w:tblStyle w:val="Table"/>
        <w:tblW w:w="0" w:type="auto"/>
        <w:tblLook w:val="0020" w:firstRow="1" w:lastRow="0" w:firstColumn="0" w:lastColumn="0" w:noHBand="0" w:noVBand="0"/>
      </w:tblPr>
      <w:tblGrid>
        <w:gridCol w:w="1630"/>
        <w:gridCol w:w="1668"/>
        <w:gridCol w:w="1668"/>
        <w:gridCol w:w="1668"/>
      </w:tblGrid>
      <w:tr w:rsidR="006A285E" w14:paraId="6A1464C4" w14:textId="77777777" w:rsidTr="006A285E">
        <w:trPr>
          <w:cnfStyle w:val="100000000000" w:firstRow="1" w:lastRow="0" w:firstColumn="0" w:lastColumn="0" w:oddVBand="0" w:evenVBand="0" w:oddHBand="0" w:evenHBand="0" w:firstRowFirstColumn="0" w:firstRowLastColumn="0" w:lastRowFirstColumn="0" w:lastRowLastColumn="0"/>
          <w:tblHeader/>
        </w:trPr>
        <w:tc>
          <w:tcPr>
            <w:tcW w:w="0" w:type="auto"/>
          </w:tcPr>
          <w:p w14:paraId="1CA16C1F" w14:textId="77777777" w:rsidR="006A285E" w:rsidRDefault="00FD2C00">
            <w:pPr>
              <w:pStyle w:val="Compact"/>
              <w:jc w:val="left"/>
            </w:pPr>
            <w:r>
              <w:t>Characteristic</w:t>
            </w:r>
          </w:p>
        </w:tc>
        <w:tc>
          <w:tcPr>
            <w:tcW w:w="0" w:type="auto"/>
          </w:tcPr>
          <w:p w14:paraId="77BDAFEF" w14:textId="77777777" w:rsidR="006A285E" w:rsidRDefault="00FD2C00">
            <w:pPr>
              <w:pStyle w:val="Compact"/>
              <w:jc w:val="right"/>
            </w:pPr>
            <w:r>
              <w:t>Overall</w:t>
            </w:r>
          </w:p>
        </w:tc>
        <w:tc>
          <w:tcPr>
            <w:tcW w:w="0" w:type="auto"/>
          </w:tcPr>
          <w:p w14:paraId="43135963" w14:textId="77777777" w:rsidR="006A285E" w:rsidRDefault="00FD2C00">
            <w:pPr>
              <w:pStyle w:val="Compact"/>
              <w:jc w:val="right"/>
            </w:pPr>
            <w:r>
              <w:t>Female</w:t>
            </w:r>
          </w:p>
        </w:tc>
        <w:tc>
          <w:tcPr>
            <w:tcW w:w="0" w:type="auto"/>
          </w:tcPr>
          <w:p w14:paraId="585904A7" w14:textId="77777777" w:rsidR="006A285E" w:rsidRDefault="00FD2C00">
            <w:pPr>
              <w:pStyle w:val="Compact"/>
              <w:jc w:val="right"/>
            </w:pPr>
            <w:r>
              <w:t>Male</w:t>
            </w:r>
          </w:p>
        </w:tc>
      </w:tr>
      <w:tr w:rsidR="006A285E" w14:paraId="5148600E"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2B6A94D6" w14:textId="77777777" w:rsidR="006A285E" w:rsidRDefault="00FD2C00">
            <w:pPr>
              <w:pStyle w:val="Compact"/>
              <w:jc w:val="left"/>
            </w:pPr>
            <w:r>
              <w:t>Sex</w:t>
            </w:r>
          </w:p>
        </w:tc>
        <w:tc>
          <w:tcPr>
            <w:tcW w:w="0" w:type="auto"/>
          </w:tcPr>
          <w:p w14:paraId="32DCA338" w14:textId="77777777" w:rsidR="006A285E" w:rsidRDefault="00FD2C00">
            <w:pPr>
              <w:pStyle w:val="Compact"/>
              <w:jc w:val="right"/>
            </w:pPr>
            <w:r>
              <w:t>—</w:t>
            </w:r>
          </w:p>
        </w:tc>
        <w:tc>
          <w:tcPr>
            <w:tcW w:w="0" w:type="auto"/>
          </w:tcPr>
          <w:p w14:paraId="556E6E23" w14:textId="77777777" w:rsidR="006A285E" w:rsidRDefault="00FD2C00">
            <w:pPr>
              <w:pStyle w:val="Compact"/>
              <w:jc w:val="right"/>
            </w:pPr>
            <w:r>
              <w:t>217 (79.8%)</w:t>
            </w:r>
          </w:p>
        </w:tc>
        <w:tc>
          <w:tcPr>
            <w:tcW w:w="0" w:type="auto"/>
          </w:tcPr>
          <w:p w14:paraId="088429E8" w14:textId="77777777" w:rsidR="006A285E" w:rsidRDefault="00FD2C00">
            <w:pPr>
              <w:pStyle w:val="Compact"/>
              <w:jc w:val="right"/>
            </w:pPr>
            <w:r>
              <w:t>55 (20.2%)</w:t>
            </w:r>
          </w:p>
        </w:tc>
      </w:tr>
      <w:tr w:rsidR="006A285E" w14:paraId="00E7CC7E" w14:textId="77777777">
        <w:tc>
          <w:tcPr>
            <w:tcW w:w="0" w:type="auto"/>
          </w:tcPr>
          <w:p w14:paraId="6099CA75" w14:textId="77777777" w:rsidR="006A285E" w:rsidRDefault="00FD2C00">
            <w:pPr>
              <w:pStyle w:val="Compact"/>
              <w:jc w:val="left"/>
            </w:pPr>
            <w:r>
              <w:t>Age</w:t>
            </w:r>
          </w:p>
        </w:tc>
        <w:tc>
          <w:tcPr>
            <w:tcW w:w="0" w:type="auto"/>
          </w:tcPr>
          <w:p w14:paraId="06F8CE63" w14:textId="77777777" w:rsidR="006A285E" w:rsidRDefault="00FD2C00">
            <w:pPr>
              <w:pStyle w:val="Compact"/>
              <w:jc w:val="right"/>
            </w:pPr>
            <w:r>
              <w:t>71.14 ± 6.03</w:t>
            </w:r>
          </w:p>
        </w:tc>
        <w:tc>
          <w:tcPr>
            <w:tcW w:w="0" w:type="auto"/>
          </w:tcPr>
          <w:p w14:paraId="12126450" w14:textId="77777777" w:rsidR="006A285E" w:rsidRDefault="00FD2C00">
            <w:pPr>
              <w:pStyle w:val="Compact"/>
              <w:jc w:val="right"/>
            </w:pPr>
            <w:r>
              <w:t>70.73 ± 6.27</w:t>
            </w:r>
          </w:p>
        </w:tc>
        <w:tc>
          <w:tcPr>
            <w:tcW w:w="0" w:type="auto"/>
          </w:tcPr>
          <w:p w14:paraId="669F1B50" w14:textId="77777777" w:rsidR="006A285E" w:rsidRDefault="00FD2C00">
            <w:pPr>
              <w:pStyle w:val="Compact"/>
              <w:jc w:val="right"/>
            </w:pPr>
            <w:r>
              <w:t>72.73 ± 4.7</w:t>
            </w:r>
          </w:p>
        </w:tc>
      </w:tr>
      <w:tr w:rsidR="006A285E" w14:paraId="497611F3"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579CBDFC" w14:textId="77777777" w:rsidR="006A285E" w:rsidRDefault="00FD2C00">
            <w:pPr>
              <w:pStyle w:val="Compact"/>
              <w:jc w:val="left"/>
            </w:pPr>
            <w:r>
              <w:t>SBP (mm hg)</w:t>
            </w:r>
          </w:p>
        </w:tc>
        <w:tc>
          <w:tcPr>
            <w:tcW w:w="0" w:type="auto"/>
          </w:tcPr>
          <w:p w14:paraId="33315FF0" w14:textId="77777777" w:rsidR="006A285E" w:rsidRDefault="00FD2C00">
            <w:pPr>
              <w:pStyle w:val="Compact"/>
              <w:jc w:val="right"/>
            </w:pPr>
            <w:r>
              <w:t>130.23 ± 17.07</w:t>
            </w:r>
          </w:p>
        </w:tc>
        <w:tc>
          <w:tcPr>
            <w:tcW w:w="0" w:type="auto"/>
          </w:tcPr>
          <w:p w14:paraId="083A5501" w14:textId="77777777" w:rsidR="006A285E" w:rsidRDefault="00FD2C00">
            <w:pPr>
              <w:pStyle w:val="Compact"/>
              <w:jc w:val="right"/>
            </w:pPr>
            <w:r>
              <w:t>129.58 ± 17.37</w:t>
            </w:r>
          </w:p>
        </w:tc>
        <w:tc>
          <w:tcPr>
            <w:tcW w:w="0" w:type="auto"/>
          </w:tcPr>
          <w:p w14:paraId="40DBC089" w14:textId="77777777" w:rsidR="006A285E" w:rsidRDefault="00FD2C00">
            <w:pPr>
              <w:pStyle w:val="Compact"/>
              <w:jc w:val="right"/>
            </w:pPr>
            <w:r>
              <w:t>132.8 ± 15.69</w:t>
            </w:r>
          </w:p>
        </w:tc>
      </w:tr>
      <w:tr w:rsidR="006A285E" w14:paraId="78F302FA" w14:textId="77777777">
        <w:tc>
          <w:tcPr>
            <w:tcW w:w="0" w:type="auto"/>
          </w:tcPr>
          <w:p w14:paraId="519B6A5F" w14:textId="77777777" w:rsidR="006A285E" w:rsidRDefault="00FD2C00">
            <w:pPr>
              <w:pStyle w:val="Compact"/>
              <w:jc w:val="left"/>
            </w:pPr>
            <w:r>
              <w:t>DBP (mm hg)</w:t>
            </w:r>
          </w:p>
        </w:tc>
        <w:tc>
          <w:tcPr>
            <w:tcW w:w="0" w:type="auto"/>
          </w:tcPr>
          <w:p w14:paraId="524CA935" w14:textId="77777777" w:rsidR="006A285E" w:rsidRDefault="00FD2C00">
            <w:pPr>
              <w:pStyle w:val="Compact"/>
              <w:jc w:val="right"/>
            </w:pPr>
            <w:r>
              <w:t>77.1 ± 9.58</w:t>
            </w:r>
          </w:p>
        </w:tc>
        <w:tc>
          <w:tcPr>
            <w:tcW w:w="0" w:type="auto"/>
          </w:tcPr>
          <w:p w14:paraId="62044944" w14:textId="77777777" w:rsidR="006A285E" w:rsidRDefault="00FD2C00">
            <w:pPr>
              <w:pStyle w:val="Compact"/>
              <w:jc w:val="right"/>
            </w:pPr>
            <w:r>
              <w:t>76.68 ± 9.83</w:t>
            </w:r>
          </w:p>
        </w:tc>
        <w:tc>
          <w:tcPr>
            <w:tcW w:w="0" w:type="auto"/>
          </w:tcPr>
          <w:p w14:paraId="597BAEF0" w14:textId="77777777" w:rsidR="006A285E" w:rsidRDefault="00FD2C00">
            <w:pPr>
              <w:pStyle w:val="Compact"/>
              <w:jc w:val="right"/>
            </w:pPr>
            <w:r>
              <w:t>78.75 ± 8.4</w:t>
            </w:r>
          </w:p>
        </w:tc>
      </w:tr>
      <w:tr w:rsidR="006A285E" w14:paraId="17B27D9D"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1DC63033" w14:textId="77777777" w:rsidR="006A285E" w:rsidRDefault="00FD2C00">
            <w:pPr>
              <w:pStyle w:val="Compact"/>
              <w:jc w:val="left"/>
            </w:pPr>
            <w:r>
              <w:t>MAP (mm hg)</w:t>
            </w:r>
          </w:p>
        </w:tc>
        <w:tc>
          <w:tcPr>
            <w:tcW w:w="0" w:type="auto"/>
          </w:tcPr>
          <w:p w14:paraId="5733E646" w14:textId="77777777" w:rsidR="006A285E" w:rsidRDefault="00FD2C00">
            <w:pPr>
              <w:pStyle w:val="Compact"/>
              <w:jc w:val="right"/>
            </w:pPr>
            <w:r>
              <w:t>94.81 ± 10.69</w:t>
            </w:r>
          </w:p>
        </w:tc>
        <w:tc>
          <w:tcPr>
            <w:tcW w:w="0" w:type="auto"/>
          </w:tcPr>
          <w:p w14:paraId="7D15EBC9" w14:textId="77777777" w:rsidR="006A285E" w:rsidRDefault="00FD2C00">
            <w:pPr>
              <w:pStyle w:val="Compact"/>
              <w:jc w:val="right"/>
            </w:pPr>
            <w:r>
              <w:t>94.31 ± 10.95</w:t>
            </w:r>
          </w:p>
        </w:tc>
        <w:tc>
          <w:tcPr>
            <w:tcW w:w="0" w:type="auto"/>
          </w:tcPr>
          <w:p w14:paraId="4D036E7D" w14:textId="77777777" w:rsidR="006A285E" w:rsidRDefault="00FD2C00">
            <w:pPr>
              <w:pStyle w:val="Compact"/>
              <w:jc w:val="right"/>
            </w:pPr>
            <w:r>
              <w:t>96.76 ± 9.45</w:t>
            </w:r>
          </w:p>
        </w:tc>
      </w:tr>
      <w:tr w:rsidR="006A285E" w14:paraId="58B659BF" w14:textId="77777777">
        <w:tc>
          <w:tcPr>
            <w:tcW w:w="0" w:type="auto"/>
          </w:tcPr>
          <w:p w14:paraId="3589BF76" w14:textId="77777777" w:rsidR="006A285E" w:rsidRDefault="00FD2C00">
            <w:pPr>
              <w:pStyle w:val="Compact"/>
              <w:jc w:val="left"/>
            </w:pPr>
            <w:r>
              <w:t>PP (mm hg)</w:t>
            </w:r>
          </w:p>
        </w:tc>
        <w:tc>
          <w:tcPr>
            <w:tcW w:w="0" w:type="auto"/>
          </w:tcPr>
          <w:p w14:paraId="0082DA07" w14:textId="77777777" w:rsidR="006A285E" w:rsidRDefault="00FD2C00">
            <w:pPr>
              <w:pStyle w:val="Compact"/>
              <w:jc w:val="right"/>
            </w:pPr>
            <w:r>
              <w:t>53.14 ± 14.07</w:t>
            </w:r>
          </w:p>
        </w:tc>
        <w:tc>
          <w:tcPr>
            <w:tcW w:w="0" w:type="auto"/>
          </w:tcPr>
          <w:p w14:paraId="36F2EEF3" w14:textId="77777777" w:rsidR="006A285E" w:rsidRDefault="00FD2C00">
            <w:pPr>
              <w:pStyle w:val="Compact"/>
              <w:jc w:val="right"/>
            </w:pPr>
            <w:r>
              <w:t>52.9 ± 14.26</w:t>
            </w:r>
          </w:p>
        </w:tc>
        <w:tc>
          <w:tcPr>
            <w:tcW w:w="0" w:type="auto"/>
          </w:tcPr>
          <w:p w14:paraId="20C5A0CB" w14:textId="77777777" w:rsidR="006A285E" w:rsidRDefault="00FD2C00">
            <w:pPr>
              <w:pStyle w:val="Compact"/>
              <w:jc w:val="right"/>
            </w:pPr>
            <w:r>
              <w:t>54.05 ± 13.38</w:t>
            </w:r>
          </w:p>
        </w:tc>
      </w:tr>
      <w:tr w:rsidR="006A285E" w14:paraId="63A8DDA7"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669DD198" w14:textId="77777777" w:rsidR="006A285E" w:rsidRDefault="00FD2C00">
            <w:pPr>
              <w:pStyle w:val="Compact"/>
              <w:jc w:val="left"/>
            </w:pPr>
            <w:r>
              <w:t>BMI</w:t>
            </w:r>
          </w:p>
        </w:tc>
        <w:tc>
          <w:tcPr>
            <w:tcW w:w="0" w:type="auto"/>
          </w:tcPr>
          <w:p w14:paraId="4F7EB2EC" w14:textId="77777777" w:rsidR="006A285E" w:rsidRDefault="00FD2C00">
            <w:pPr>
              <w:pStyle w:val="Compact"/>
              <w:jc w:val="right"/>
            </w:pPr>
            <w:r>
              <w:t>30.66 ± 5.43</w:t>
            </w:r>
          </w:p>
        </w:tc>
        <w:tc>
          <w:tcPr>
            <w:tcW w:w="0" w:type="auto"/>
          </w:tcPr>
          <w:p w14:paraId="4AA2E77E" w14:textId="77777777" w:rsidR="006A285E" w:rsidRDefault="00FD2C00">
            <w:pPr>
              <w:pStyle w:val="Compact"/>
              <w:jc w:val="right"/>
            </w:pPr>
            <w:r>
              <w:t>30.7 ± 5.64</w:t>
            </w:r>
          </w:p>
        </w:tc>
        <w:tc>
          <w:tcPr>
            <w:tcW w:w="0" w:type="auto"/>
          </w:tcPr>
          <w:p w14:paraId="6697ABDB" w14:textId="77777777" w:rsidR="006A285E" w:rsidRDefault="00FD2C00">
            <w:pPr>
              <w:pStyle w:val="Compact"/>
              <w:jc w:val="right"/>
            </w:pPr>
            <w:r>
              <w:t>30.53 ± 4.53</w:t>
            </w:r>
          </w:p>
        </w:tc>
      </w:tr>
      <w:tr w:rsidR="006A285E" w14:paraId="3B3F6864" w14:textId="77777777">
        <w:tc>
          <w:tcPr>
            <w:tcW w:w="0" w:type="auto"/>
          </w:tcPr>
          <w:p w14:paraId="604C3B7D" w14:textId="77777777" w:rsidR="006A285E" w:rsidRDefault="00FD2C00">
            <w:pPr>
              <w:pStyle w:val="Compact"/>
              <w:jc w:val="left"/>
            </w:pPr>
            <w:r>
              <w:t>Weight (kg)</w:t>
            </w:r>
          </w:p>
        </w:tc>
        <w:tc>
          <w:tcPr>
            <w:tcW w:w="0" w:type="auto"/>
          </w:tcPr>
          <w:p w14:paraId="679312DC" w14:textId="77777777" w:rsidR="006A285E" w:rsidRDefault="00FD2C00">
            <w:pPr>
              <w:pStyle w:val="Compact"/>
              <w:jc w:val="right"/>
            </w:pPr>
            <w:r>
              <w:t>75.06 ± 14.23</w:t>
            </w:r>
          </w:p>
        </w:tc>
        <w:tc>
          <w:tcPr>
            <w:tcW w:w="0" w:type="auto"/>
          </w:tcPr>
          <w:p w14:paraId="104763B5" w14:textId="77777777" w:rsidR="006A285E" w:rsidRDefault="00FD2C00">
            <w:pPr>
              <w:pStyle w:val="Compact"/>
              <w:jc w:val="right"/>
            </w:pPr>
            <w:r>
              <w:t>73.88 ± 14.09</w:t>
            </w:r>
          </w:p>
        </w:tc>
        <w:tc>
          <w:tcPr>
            <w:tcW w:w="0" w:type="auto"/>
          </w:tcPr>
          <w:p w14:paraId="1DC8CBCE" w14:textId="77777777" w:rsidR="006A285E" w:rsidRDefault="00FD2C00">
            <w:pPr>
              <w:pStyle w:val="Compact"/>
              <w:jc w:val="right"/>
            </w:pPr>
            <w:r>
              <w:t>79.69 ± 13.95</w:t>
            </w:r>
          </w:p>
        </w:tc>
      </w:tr>
      <w:tr w:rsidR="006A285E" w14:paraId="661986C0"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0A9493E8" w14:textId="77777777" w:rsidR="006A285E" w:rsidRDefault="00FD2C00">
            <w:pPr>
              <w:pStyle w:val="Compact"/>
              <w:jc w:val="left"/>
            </w:pPr>
            <w:r>
              <w:t>Height (cm)</w:t>
            </w:r>
          </w:p>
        </w:tc>
        <w:tc>
          <w:tcPr>
            <w:tcW w:w="0" w:type="auto"/>
          </w:tcPr>
          <w:p w14:paraId="00FADB04" w14:textId="77777777" w:rsidR="006A285E" w:rsidRDefault="00FD2C00">
            <w:pPr>
              <w:pStyle w:val="Compact"/>
              <w:jc w:val="right"/>
            </w:pPr>
            <w:r>
              <w:t>156.56 ± 9.18</w:t>
            </w:r>
          </w:p>
        </w:tc>
        <w:tc>
          <w:tcPr>
            <w:tcW w:w="0" w:type="auto"/>
          </w:tcPr>
          <w:p w14:paraId="32B0D09E" w14:textId="77777777" w:rsidR="006A285E" w:rsidRDefault="00FD2C00">
            <w:pPr>
              <w:pStyle w:val="Compact"/>
              <w:jc w:val="right"/>
            </w:pPr>
            <w:r>
              <w:t>155.29 ± 8.46</w:t>
            </w:r>
          </w:p>
        </w:tc>
        <w:tc>
          <w:tcPr>
            <w:tcW w:w="0" w:type="auto"/>
          </w:tcPr>
          <w:p w14:paraId="443FFEAA" w14:textId="77777777" w:rsidR="006A285E" w:rsidRDefault="00FD2C00">
            <w:pPr>
              <w:pStyle w:val="Compact"/>
              <w:jc w:val="right"/>
            </w:pPr>
            <w:r>
              <w:t>161.55 ± 10.24</w:t>
            </w:r>
          </w:p>
        </w:tc>
      </w:tr>
    </w:tbl>
    <w:p w14:paraId="7C5364BD" w14:textId="263331DA" w:rsidR="006A285E" w:rsidRDefault="00FD2C00">
      <w:pPr>
        <w:pStyle w:val="BodyText"/>
      </w:pPr>
      <w:bookmarkStart w:id="232" w:name="tbl-sample-characteristics"/>
      <w:r>
        <w:rPr>
          <w:b/>
          <w:bCs/>
        </w:rPr>
        <w:t>Table 1</w:t>
      </w:r>
      <w:bookmarkEnd w:id="232"/>
      <w:r>
        <w:t>. Sample characteristics from which</w:t>
      </w:r>
      <w:del w:id="233" w:author="Cristian Núñez" w:date="2024-12-09T08:54:00Z">
        <w:r w:rsidDel="00FD2C00">
          <w:delText>,</w:delText>
        </w:r>
      </w:del>
      <w:r>
        <w:t xml:space="preserve"> continuous RRi monitoring data was collected during a rest-exercise-rest protocol. Data is presented as Mean ± standard deviation (SD). SBP, </w:t>
      </w:r>
      <w:r>
        <w:t>systolic blood pressure; DBP, diastolic blood pressure; MAP, mean arterial pressure; PP, pulse pressure; BMI, body mass index.</w:t>
      </w:r>
    </w:p>
    <w:p w14:paraId="264CA391" w14:textId="77777777" w:rsidR="006A285E" w:rsidRDefault="00FD2C00">
      <w:r>
        <w:br w:type="page"/>
      </w:r>
    </w:p>
    <w:tbl>
      <w:tblPr>
        <w:tblStyle w:val="Table"/>
        <w:tblW w:w="0" w:type="auto"/>
        <w:tblLook w:val="0020" w:firstRow="1" w:lastRow="0" w:firstColumn="0" w:lastColumn="0" w:noHBand="0" w:noVBand="0"/>
      </w:tblPr>
      <w:tblGrid>
        <w:gridCol w:w="1189"/>
        <w:gridCol w:w="1136"/>
        <w:gridCol w:w="636"/>
        <w:gridCol w:w="956"/>
        <w:gridCol w:w="956"/>
      </w:tblGrid>
      <w:tr w:rsidR="006A285E" w14:paraId="1E891FF1" w14:textId="77777777" w:rsidTr="006A285E">
        <w:trPr>
          <w:cnfStyle w:val="100000000000" w:firstRow="1" w:lastRow="0" w:firstColumn="0" w:lastColumn="0" w:oddVBand="0" w:evenVBand="0" w:oddHBand="0" w:evenHBand="0" w:firstRowFirstColumn="0" w:firstRowLastColumn="0" w:lastRowFirstColumn="0" w:lastRowLastColumn="0"/>
          <w:tblHeader/>
        </w:trPr>
        <w:tc>
          <w:tcPr>
            <w:tcW w:w="0" w:type="auto"/>
          </w:tcPr>
          <w:p w14:paraId="652BC3B8" w14:textId="77777777" w:rsidR="006A285E" w:rsidRDefault="00FD2C00">
            <w:pPr>
              <w:pStyle w:val="Compact"/>
              <w:jc w:val="left"/>
            </w:pPr>
            <w:r>
              <w:lastRenderedPageBreak/>
              <w:t>Parameter</w:t>
            </w:r>
          </w:p>
        </w:tc>
        <w:tc>
          <w:tcPr>
            <w:tcW w:w="0" w:type="auto"/>
          </w:tcPr>
          <w:p w14:paraId="5B006613" w14:textId="77777777" w:rsidR="006A285E" w:rsidRDefault="00FD2C00">
            <w:pPr>
              <w:pStyle w:val="Compact"/>
              <w:jc w:val="right"/>
            </w:pPr>
            <w:r>
              <w:t>Estimate</w:t>
            </w:r>
            <w:r>
              <w:rPr>
                <w:vertAlign w:val="superscript"/>
              </w:rPr>
              <w:t>1</w:t>
            </w:r>
          </w:p>
        </w:tc>
        <w:tc>
          <w:tcPr>
            <w:tcW w:w="0" w:type="auto"/>
          </w:tcPr>
          <w:p w14:paraId="3958C6E3" w14:textId="77777777" w:rsidR="006A285E" w:rsidRDefault="00FD2C00">
            <w:pPr>
              <w:pStyle w:val="Compact"/>
              <w:jc w:val="right"/>
            </w:pPr>
            <w:r>
              <w:t>SE</w:t>
            </w:r>
            <w:r>
              <w:rPr>
                <w:vertAlign w:val="superscript"/>
              </w:rPr>
              <w:t>1</w:t>
            </w:r>
          </w:p>
        </w:tc>
        <w:tc>
          <w:tcPr>
            <w:tcW w:w="0" w:type="auto"/>
          </w:tcPr>
          <w:p w14:paraId="1DD2C018" w14:textId="77777777" w:rsidR="006A285E" w:rsidRDefault="00FD2C00">
            <w:pPr>
              <w:pStyle w:val="Compact"/>
              <w:jc w:val="right"/>
            </w:pPr>
            <w:r>
              <w:t>Lower</w:t>
            </w:r>
            <w:r>
              <w:rPr>
                <w:vertAlign w:val="superscript"/>
              </w:rPr>
              <w:t>2</w:t>
            </w:r>
          </w:p>
        </w:tc>
        <w:tc>
          <w:tcPr>
            <w:tcW w:w="0" w:type="auto"/>
          </w:tcPr>
          <w:p w14:paraId="39201317" w14:textId="77777777" w:rsidR="006A285E" w:rsidRDefault="00FD2C00">
            <w:pPr>
              <w:pStyle w:val="Compact"/>
              <w:jc w:val="right"/>
            </w:pPr>
            <w:r>
              <w:t>Upper</w:t>
            </w:r>
            <w:r>
              <w:rPr>
                <w:vertAlign w:val="superscript"/>
              </w:rPr>
              <w:t>2</w:t>
            </w:r>
          </w:p>
        </w:tc>
      </w:tr>
      <w:tr w:rsidR="006A285E" w14:paraId="01F6C070"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0D9B1813" w14:textId="77777777" w:rsidR="006A285E" w:rsidRDefault="00FD2C00">
            <w:pPr>
              <w:pStyle w:val="Compact"/>
              <w:jc w:val="left"/>
            </w:pPr>
            <m:oMathPara>
              <m:oMath>
                <m:r>
                  <w:rPr>
                    <w:rFonts w:ascii="Cambria Math" w:hAnsi="Cambria Math"/>
                  </w:rPr>
                  <m:t>α</m:t>
                </m:r>
              </m:oMath>
            </m:oMathPara>
          </w:p>
        </w:tc>
        <w:tc>
          <w:tcPr>
            <w:tcW w:w="0" w:type="auto"/>
          </w:tcPr>
          <w:p w14:paraId="11F75B3C" w14:textId="77777777" w:rsidR="006A285E" w:rsidRDefault="00FD2C00">
            <w:pPr>
              <w:pStyle w:val="Compact"/>
              <w:jc w:val="right"/>
            </w:pPr>
            <w:r>
              <w:t>861.78</w:t>
            </w:r>
          </w:p>
        </w:tc>
        <w:tc>
          <w:tcPr>
            <w:tcW w:w="0" w:type="auto"/>
          </w:tcPr>
          <w:p w14:paraId="5973C777" w14:textId="77777777" w:rsidR="006A285E" w:rsidRDefault="00FD2C00">
            <w:pPr>
              <w:pStyle w:val="Compact"/>
              <w:jc w:val="right"/>
            </w:pPr>
            <w:r>
              <w:t>5.73</w:t>
            </w:r>
          </w:p>
        </w:tc>
        <w:tc>
          <w:tcPr>
            <w:tcW w:w="0" w:type="auto"/>
          </w:tcPr>
          <w:p w14:paraId="49B802B0" w14:textId="77777777" w:rsidR="006A285E" w:rsidRDefault="00FD2C00">
            <w:pPr>
              <w:pStyle w:val="Compact"/>
              <w:jc w:val="right"/>
            </w:pPr>
            <w:r>
              <w:t>850.57</w:t>
            </w:r>
          </w:p>
        </w:tc>
        <w:tc>
          <w:tcPr>
            <w:tcW w:w="0" w:type="auto"/>
          </w:tcPr>
          <w:p w14:paraId="334BE757" w14:textId="77777777" w:rsidR="006A285E" w:rsidRDefault="00FD2C00">
            <w:pPr>
              <w:pStyle w:val="Compact"/>
              <w:jc w:val="right"/>
            </w:pPr>
            <w:r>
              <w:t>872.85</w:t>
            </w:r>
          </w:p>
        </w:tc>
      </w:tr>
      <w:tr w:rsidR="006A285E" w14:paraId="0D8BF306" w14:textId="77777777">
        <w:tc>
          <w:tcPr>
            <w:tcW w:w="0" w:type="auto"/>
          </w:tcPr>
          <w:p w14:paraId="72413544" w14:textId="77777777" w:rsidR="006A285E" w:rsidRDefault="00FD2C00">
            <w:pPr>
              <w:pStyle w:val="Compact"/>
              <w:jc w:val="left"/>
            </w:pPr>
            <m:oMathPara>
              <m:oMath>
                <m:r>
                  <w:rPr>
                    <w:rFonts w:ascii="Cambria Math" w:hAnsi="Cambria Math"/>
                  </w:rPr>
                  <m:t>β</m:t>
                </m:r>
              </m:oMath>
            </m:oMathPara>
          </w:p>
        </w:tc>
        <w:tc>
          <w:tcPr>
            <w:tcW w:w="0" w:type="auto"/>
          </w:tcPr>
          <w:p w14:paraId="4AA574D4" w14:textId="77777777" w:rsidR="006A285E" w:rsidRDefault="00FD2C00">
            <w:pPr>
              <w:pStyle w:val="Compact"/>
              <w:jc w:val="right"/>
            </w:pPr>
            <w:r>
              <w:t>-345.49</w:t>
            </w:r>
          </w:p>
        </w:tc>
        <w:tc>
          <w:tcPr>
            <w:tcW w:w="0" w:type="auto"/>
          </w:tcPr>
          <w:p w14:paraId="487FD4FD" w14:textId="77777777" w:rsidR="006A285E" w:rsidRDefault="00FD2C00">
            <w:pPr>
              <w:pStyle w:val="Compact"/>
              <w:jc w:val="right"/>
            </w:pPr>
            <w:r>
              <w:t>7.41</w:t>
            </w:r>
          </w:p>
        </w:tc>
        <w:tc>
          <w:tcPr>
            <w:tcW w:w="0" w:type="auto"/>
          </w:tcPr>
          <w:p w14:paraId="6B1ABDEE" w14:textId="77777777" w:rsidR="006A285E" w:rsidRDefault="00FD2C00">
            <w:pPr>
              <w:pStyle w:val="Compact"/>
              <w:jc w:val="right"/>
            </w:pPr>
            <w:r>
              <w:t>-359.81</w:t>
            </w:r>
          </w:p>
        </w:tc>
        <w:tc>
          <w:tcPr>
            <w:tcW w:w="0" w:type="auto"/>
          </w:tcPr>
          <w:p w14:paraId="7BF5535C" w14:textId="77777777" w:rsidR="006A285E" w:rsidRDefault="00FD2C00">
            <w:pPr>
              <w:pStyle w:val="Compact"/>
              <w:jc w:val="right"/>
            </w:pPr>
            <w:r>
              <w:t>-330.97</w:t>
            </w:r>
          </w:p>
        </w:tc>
      </w:tr>
      <w:tr w:rsidR="006A285E" w14:paraId="601DCFB8"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4CF6F7BC" w14:textId="77777777" w:rsidR="006A285E" w:rsidRDefault="00FD2C00">
            <w:pPr>
              <w:pStyle w:val="Compact"/>
              <w:jc w:val="left"/>
            </w:pPr>
            <m:oMathPara>
              <m:oMath>
                <m:r>
                  <w:rPr>
                    <w:rFonts w:ascii="Cambria Math" w:hAnsi="Cambria Math"/>
                  </w:rPr>
                  <m:t>c</m:t>
                </m:r>
              </m:oMath>
            </m:oMathPara>
          </w:p>
        </w:tc>
        <w:tc>
          <w:tcPr>
            <w:tcW w:w="0" w:type="auto"/>
          </w:tcPr>
          <w:p w14:paraId="398AB6DF" w14:textId="77777777" w:rsidR="006A285E" w:rsidRDefault="00FD2C00">
            <w:pPr>
              <w:pStyle w:val="Compact"/>
              <w:jc w:val="right"/>
            </w:pPr>
            <w:r>
              <w:t>0.84</w:t>
            </w:r>
          </w:p>
        </w:tc>
        <w:tc>
          <w:tcPr>
            <w:tcW w:w="0" w:type="auto"/>
          </w:tcPr>
          <w:p w14:paraId="19965F1B" w14:textId="77777777" w:rsidR="006A285E" w:rsidRDefault="00FD2C00">
            <w:pPr>
              <w:pStyle w:val="Compact"/>
              <w:jc w:val="right"/>
            </w:pPr>
            <w:r>
              <w:t>0.01</w:t>
            </w:r>
          </w:p>
        </w:tc>
        <w:tc>
          <w:tcPr>
            <w:tcW w:w="0" w:type="auto"/>
          </w:tcPr>
          <w:p w14:paraId="38CB5D56" w14:textId="77777777" w:rsidR="006A285E" w:rsidRDefault="00FD2C00">
            <w:pPr>
              <w:pStyle w:val="Compact"/>
              <w:jc w:val="right"/>
            </w:pPr>
            <w:r>
              <w:t>0.82</w:t>
            </w:r>
          </w:p>
        </w:tc>
        <w:tc>
          <w:tcPr>
            <w:tcW w:w="0" w:type="auto"/>
          </w:tcPr>
          <w:p w14:paraId="6CC86D81" w14:textId="77777777" w:rsidR="006A285E" w:rsidRDefault="00FD2C00">
            <w:pPr>
              <w:pStyle w:val="Compact"/>
              <w:jc w:val="right"/>
            </w:pPr>
            <w:r>
              <w:t>0.86</w:t>
            </w:r>
          </w:p>
        </w:tc>
      </w:tr>
      <w:tr w:rsidR="006A285E" w14:paraId="7A933F91" w14:textId="77777777">
        <w:tc>
          <w:tcPr>
            <w:tcW w:w="0" w:type="auto"/>
          </w:tcPr>
          <w:p w14:paraId="72B6A85F" w14:textId="77777777" w:rsidR="006A285E" w:rsidRDefault="00FD2C00">
            <w:pPr>
              <w:pStyle w:val="Compact"/>
              <w:jc w:val="left"/>
            </w:pPr>
            <m:oMathPara>
              <m:oMath>
                <m:r>
                  <w:rPr>
                    <w:rFonts w:ascii="Cambria Math" w:hAnsi="Cambria Math"/>
                  </w:rPr>
                  <m:t>λ</m:t>
                </m:r>
              </m:oMath>
            </m:oMathPara>
          </w:p>
        </w:tc>
        <w:tc>
          <w:tcPr>
            <w:tcW w:w="0" w:type="auto"/>
          </w:tcPr>
          <w:p w14:paraId="64663F3E" w14:textId="77777777" w:rsidR="006A285E" w:rsidRDefault="00FD2C00">
            <w:pPr>
              <w:pStyle w:val="Compact"/>
              <w:jc w:val="right"/>
            </w:pPr>
            <w:r>
              <w:t>-3.05</w:t>
            </w:r>
          </w:p>
        </w:tc>
        <w:tc>
          <w:tcPr>
            <w:tcW w:w="0" w:type="auto"/>
          </w:tcPr>
          <w:p w14:paraId="41951BBE" w14:textId="77777777" w:rsidR="006A285E" w:rsidRDefault="00FD2C00">
            <w:pPr>
              <w:pStyle w:val="Compact"/>
              <w:jc w:val="right"/>
            </w:pPr>
            <w:r>
              <w:t>0.06</w:t>
            </w:r>
          </w:p>
        </w:tc>
        <w:tc>
          <w:tcPr>
            <w:tcW w:w="0" w:type="auto"/>
          </w:tcPr>
          <w:p w14:paraId="10562949" w14:textId="77777777" w:rsidR="006A285E" w:rsidRDefault="00FD2C00">
            <w:pPr>
              <w:pStyle w:val="Compact"/>
              <w:jc w:val="right"/>
            </w:pPr>
            <w:r>
              <w:t>-3.16</w:t>
            </w:r>
          </w:p>
        </w:tc>
        <w:tc>
          <w:tcPr>
            <w:tcW w:w="0" w:type="auto"/>
          </w:tcPr>
          <w:p w14:paraId="547A8027" w14:textId="77777777" w:rsidR="006A285E" w:rsidRDefault="00FD2C00">
            <w:pPr>
              <w:pStyle w:val="Compact"/>
              <w:jc w:val="right"/>
            </w:pPr>
            <w:r>
              <w:t>-2.94</w:t>
            </w:r>
          </w:p>
        </w:tc>
      </w:tr>
      <w:tr w:rsidR="006A285E" w14:paraId="5F778E0B"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7DFA90FD" w14:textId="77777777" w:rsidR="006A285E" w:rsidRDefault="00FD2C00">
            <w:pPr>
              <w:pStyle w:val="Compact"/>
              <w:jc w:val="left"/>
            </w:pPr>
            <m:oMathPara>
              <m:oMath>
                <m:r>
                  <w:rPr>
                    <w:rFonts w:ascii="Cambria Math" w:hAnsi="Cambria Math"/>
                  </w:rPr>
                  <m:t>ϕ</m:t>
                </m:r>
              </m:oMath>
            </m:oMathPara>
          </w:p>
        </w:tc>
        <w:tc>
          <w:tcPr>
            <w:tcW w:w="0" w:type="auto"/>
          </w:tcPr>
          <w:p w14:paraId="109928BB" w14:textId="77777777" w:rsidR="006A285E" w:rsidRDefault="00FD2C00">
            <w:pPr>
              <w:pStyle w:val="Compact"/>
              <w:jc w:val="right"/>
            </w:pPr>
            <w:r>
              <w:t>-2.60</w:t>
            </w:r>
          </w:p>
        </w:tc>
        <w:tc>
          <w:tcPr>
            <w:tcW w:w="0" w:type="auto"/>
          </w:tcPr>
          <w:p w14:paraId="5EBC5A49" w14:textId="77777777" w:rsidR="006A285E" w:rsidRDefault="00FD2C00">
            <w:pPr>
              <w:pStyle w:val="Compact"/>
              <w:jc w:val="right"/>
            </w:pPr>
            <w:r>
              <w:t>0.06</w:t>
            </w:r>
          </w:p>
        </w:tc>
        <w:tc>
          <w:tcPr>
            <w:tcW w:w="0" w:type="auto"/>
          </w:tcPr>
          <w:p w14:paraId="7AE07FE0" w14:textId="77777777" w:rsidR="006A285E" w:rsidRDefault="00FD2C00">
            <w:pPr>
              <w:pStyle w:val="Compact"/>
              <w:jc w:val="right"/>
            </w:pPr>
            <w:r>
              <w:t>-2.71</w:t>
            </w:r>
          </w:p>
        </w:tc>
        <w:tc>
          <w:tcPr>
            <w:tcW w:w="0" w:type="auto"/>
          </w:tcPr>
          <w:p w14:paraId="1196C105" w14:textId="77777777" w:rsidR="006A285E" w:rsidRDefault="00FD2C00">
            <w:pPr>
              <w:pStyle w:val="Compact"/>
              <w:jc w:val="right"/>
            </w:pPr>
            <w:r>
              <w:t>-2.48</w:t>
            </w:r>
          </w:p>
        </w:tc>
      </w:tr>
      <w:tr w:rsidR="006A285E" w14:paraId="72458AEF" w14:textId="77777777">
        <w:tc>
          <w:tcPr>
            <w:tcW w:w="0" w:type="auto"/>
          </w:tcPr>
          <w:p w14:paraId="089122CD" w14:textId="77777777" w:rsidR="006A285E" w:rsidRDefault="00FD2C00">
            <w:pPr>
              <w:pStyle w:val="Compact"/>
              <w:jc w:val="left"/>
            </w:pPr>
            <m:oMathPara>
              <m:oMath>
                <m:r>
                  <w:rPr>
                    <w:rFonts w:ascii="Cambria Math" w:hAnsi="Cambria Math"/>
                  </w:rPr>
                  <m:t>τ</m:t>
                </m:r>
              </m:oMath>
            </m:oMathPara>
          </w:p>
        </w:tc>
        <w:tc>
          <w:tcPr>
            <w:tcW w:w="0" w:type="auto"/>
          </w:tcPr>
          <w:p w14:paraId="42F0CE0A" w14:textId="77777777" w:rsidR="006A285E" w:rsidRDefault="00FD2C00">
            <w:pPr>
              <w:pStyle w:val="Compact"/>
              <w:jc w:val="right"/>
            </w:pPr>
            <w:r>
              <w:t>6.71</w:t>
            </w:r>
          </w:p>
        </w:tc>
        <w:tc>
          <w:tcPr>
            <w:tcW w:w="0" w:type="auto"/>
          </w:tcPr>
          <w:p w14:paraId="2B1D3EFC" w14:textId="77777777" w:rsidR="006A285E" w:rsidRDefault="00FD2C00">
            <w:pPr>
              <w:pStyle w:val="Compact"/>
              <w:jc w:val="right"/>
            </w:pPr>
            <w:r>
              <w:t>0.05</w:t>
            </w:r>
          </w:p>
        </w:tc>
        <w:tc>
          <w:tcPr>
            <w:tcW w:w="0" w:type="auto"/>
          </w:tcPr>
          <w:p w14:paraId="1C060BDC" w14:textId="77777777" w:rsidR="006A285E" w:rsidRDefault="00FD2C00">
            <w:pPr>
              <w:pStyle w:val="Compact"/>
              <w:jc w:val="right"/>
            </w:pPr>
            <w:r>
              <w:t>6.61</w:t>
            </w:r>
          </w:p>
        </w:tc>
        <w:tc>
          <w:tcPr>
            <w:tcW w:w="0" w:type="auto"/>
          </w:tcPr>
          <w:p w14:paraId="2F01C73F" w14:textId="77777777" w:rsidR="006A285E" w:rsidRDefault="00FD2C00">
            <w:pPr>
              <w:pStyle w:val="Compact"/>
              <w:jc w:val="right"/>
            </w:pPr>
            <w:r>
              <w:t>6.81</w:t>
            </w:r>
          </w:p>
        </w:tc>
      </w:tr>
      <w:tr w:rsidR="006A285E" w14:paraId="34C9B01C"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70EFE4DD" w14:textId="77777777" w:rsidR="006A285E" w:rsidRDefault="00FD2C00">
            <w:pPr>
              <w:pStyle w:val="Compact"/>
              <w:jc w:val="left"/>
            </w:pPr>
            <m:oMathPara>
              <m:oMath>
                <m:r>
                  <w:rPr>
                    <w:rFonts w:ascii="Cambria Math" w:hAnsi="Cambria Math"/>
                  </w:rPr>
                  <m:t>δ</m:t>
                </m:r>
              </m:oMath>
            </m:oMathPara>
          </w:p>
        </w:tc>
        <w:tc>
          <w:tcPr>
            <w:tcW w:w="0" w:type="auto"/>
          </w:tcPr>
          <w:p w14:paraId="3E2BDDCF" w14:textId="77777777" w:rsidR="006A285E" w:rsidRDefault="00FD2C00">
            <w:pPr>
              <w:pStyle w:val="Compact"/>
              <w:jc w:val="right"/>
            </w:pPr>
            <w:r>
              <w:t>3.24</w:t>
            </w:r>
          </w:p>
        </w:tc>
        <w:tc>
          <w:tcPr>
            <w:tcW w:w="0" w:type="auto"/>
          </w:tcPr>
          <w:p w14:paraId="33E91ADA" w14:textId="77777777" w:rsidR="006A285E" w:rsidRDefault="00FD2C00">
            <w:pPr>
              <w:pStyle w:val="Compact"/>
              <w:jc w:val="right"/>
            </w:pPr>
            <w:r>
              <w:t>0.10</w:t>
            </w:r>
          </w:p>
        </w:tc>
        <w:tc>
          <w:tcPr>
            <w:tcW w:w="0" w:type="auto"/>
          </w:tcPr>
          <w:p w14:paraId="10B7F012" w14:textId="77777777" w:rsidR="006A285E" w:rsidRDefault="00FD2C00">
            <w:pPr>
              <w:pStyle w:val="Compact"/>
              <w:jc w:val="right"/>
            </w:pPr>
            <w:r>
              <w:t>3.05</w:t>
            </w:r>
          </w:p>
        </w:tc>
        <w:tc>
          <w:tcPr>
            <w:tcW w:w="0" w:type="auto"/>
          </w:tcPr>
          <w:p w14:paraId="7B8191F7" w14:textId="77777777" w:rsidR="006A285E" w:rsidRDefault="00FD2C00">
            <w:pPr>
              <w:pStyle w:val="Compact"/>
              <w:jc w:val="right"/>
            </w:pPr>
            <w:r>
              <w:t>3.44</w:t>
            </w:r>
          </w:p>
        </w:tc>
      </w:tr>
      <w:tr w:rsidR="006A285E" w14:paraId="498E3DE3" w14:textId="77777777">
        <w:tc>
          <w:tcPr>
            <w:tcW w:w="0" w:type="auto"/>
          </w:tcPr>
          <w:p w14:paraId="3875F3EB" w14:textId="77777777" w:rsidR="006A285E" w:rsidRDefault="00FD2C00">
            <w:pPr>
              <w:pStyle w:val="Compact"/>
              <w:jc w:val="left"/>
            </w:pPr>
            <m:oMathPara>
              <m:oMath>
                <m:r>
                  <w:rPr>
                    <w:rFonts w:ascii="Cambria Math" w:hAnsi="Cambria Math"/>
                  </w:rPr>
                  <m:t>σ</m:t>
                </m:r>
              </m:oMath>
            </m:oMathPara>
          </w:p>
        </w:tc>
        <w:tc>
          <w:tcPr>
            <w:tcW w:w="0" w:type="auto"/>
          </w:tcPr>
          <w:p w14:paraId="201B5EBB" w14:textId="77777777" w:rsidR="006A285E" w:rsidRDefault="00FD2C00">
            <w:pPr>
              <w:pStyle w:val="Compact"/>
              <w:jc w:val="right"/>
            </w:pPr>
            <w:r>
              <w:t>27.57</w:t>
            </w:r>
          </w:p>
        </w:tc>
        <w:tc>
          <w:tcPr>
            <w:tcW w:w="0" w:type="auto"/>
          </w:tcPr>
          <w:p w14:paraId="550DF609" w14:textId="77777777" w:rsidR="006A285E" w:rsidRDefault="00FD2C00">
            <w:pPr>
              <w:pStyle w:val="Compact"/>
              <w:jc w:val="right"/>
            </w:pPr>
            <w:r>
              <w:t>0.57</w:t>
            </w:r>
          </w:p>
        </w:tc>
        <w:tc>
          <w:tcPr>
            <w:tcW w:w="0" w:type="auto"/>
          </w:tcPr>
          <w:p w14:paraId="13A4A9C3" w14:textId="77777777" w:rsidR="006A285E" w:rsidRDefault="00FD2C00">
            <w:pPr>
              <w:pStyle w:val="Compact"/>
              <w:jc w:val="right"/>
            </w:pPr>
            <w:r>
              <w:t>26.45</w:t>
            </w:r>
          </w:p>
        </w:tc>
        <w:tc>
          <w:tcPr>
            <w:tcW w:w="0" w:type="auto"/>
          </w:tcPr>
          <w:p w14:paraId="2F11664C" w14:textId="77777777" w:rsidR="006A285E" w:rsidRDefault="00FD2C00">
            <w:pPr>
              <w:pStyle w:val="Compact"/>
              <w:jc w:val="right"/>
            </w:pPr>
            <w:r>
              <w:t>28.70</w:t>
            </w:r>
          </w:p>
        </w:tc>
      </w:tr>
    </w:tbl>
    <w:p w14:paraId="70E903DB" w14:textId="77777777" w:rsidR="006A285E" w:rsidRDefault="00FD2C00">
      <w:pPr>
        <w:pStyle w:val="BodyText"/>
      </w:pPr>
      <w:bookmarkStart w:id="234" w:name="tbl-parameters"/>
      <w:r>
        <w:rPr>
          <w:b/>
          <w:bCs/>
        </w:rPr>
        <w:t>Table 2</w:t>
      </w:r>
      <w:bookmarkEnd w:id="234"/>
      <w:r>
        <w:t xml:space="preserve">. Population-parameter values estimated from group-level analysis. </w:t>
      </w:r>
      <w:r>
        <w:rPr>
          <w:vertAlign w:val="superscript"/>
        </w:rPr>
        <w:t>1</w:t>
      </w:r>
      <w:r>
        <w:t xml:space="preserve"> Estimates and SE are computed as median and mean absolute deviation of the posterior distribution, respectively; </w:t>
      </w:r>
      <w:r>
        <w:rPr>
          <w:vertAlign w:val="superscript"/>
        </w:rPr>
        <w:t>2</w:t>
      </w:r>
      <w:r>
        <w:t xml:space="preserve"> Lower and Upper bounds from the quantile-based CI</w:t>
      </w:r>
      <w:r>
        <w:rPr>
          <w:vertAlign w:val="subscript"/>
        </w:rPr>
        <w:t>95%</w:t>
      </w:r>
      <w:r>
        <w:t xml:space="preserve"> of the posterior di</w:t>
      </w:r>
      <w:r>
        <w:t>stribution.</w:t>
      </w:r>
    </w:p>
    <w:p w14:paraId="3645D2F5" w14:textId="77777777" w:rsidR="006A285E" w:rsidRDefault="00FD2C00">
      <w:r>
        <w:br w:type="page"/>
      </w:r>
    </w:p>
    <w:tbl>
      <w:tblPr>
        <w:tblStyle w:val="Table"/>
        <w:tblW w:w="0" w:type="auto"/>
        <w:tblLook w:val="0020" w:firstRow="1" w:lastRow="0" w:firstColumn="0" w:lastColumn="0" w:noHBand="0" w:noVBand="0"/>
      </w:tblPr>
      <w:tblGrid>
        <w:gridCol w:w="1189"/>
        <w:gridCol w:w="1136"/>
        <w:gridCol w:w="996"/>
        <w:gridCol w:w="996"/>
        <w:gridCol w:w="996"/>
      </w:tblGrid>
      <w:tr w:rsidR="006A285E" w14:paraId="2E7DC658" w14:textId="77777777" w:rsidTr="006A285E">
        <w:trPr>
          <w:cnfStyle w:val="100000000000" w:firstRow="1" w:lastRow="0" w:firstColumn="0" w:lastColumn="0" w:oddVBand="0" w:evenVBand="0" w:oddHBand="0" w:evenHBand="0" w:firstRowFirstColumn="0" w:firstRowLastColumn="0" w:lastRowFirstColumn="0" w:lastRowLastColumn="0"/>
          <w:tblHeader/>
        </w:trPr>
        <w:tc>
          <w:tcPr>
            <w:tcW w:w="0" w:type="auto"/>
          </w:tcPr>
          <w:p w14:paraId="2FBAD826" w14:textId="77777777" w:rsidR="006A285E" w:rsidRDefault="00FD2C00">
            <w:pPr>
              <w:pStyle w:val="Compact"/>
              <w:jc w:val="left"/>
            </w:pPr>
            <w:r>
              <w:lastRenderedPageBreak/>
              <w:t>Parameter</w:t>
            </w:r>
          </w:p>
        </w:tc>
        <w:tc>
          <w:tcPr>
            <w:tcW w:w="0" w:type="auto"/>
          </w:tcPr>
          <w:p w14:paraId="2E02E6CC" w14:textId="77777777" w:rsidR="006A285E" w:rsidRDefault="00FD2C00">
            <w:pPr>
              <w:pStyle w:val="Compact"/>
              <w:jc w:val="right"/>
            </w:pPr>
            <w:r>
              <w:t>Estimate</w:t>
            </w:r>
            <w:r>
              <w:rPr>
                <w:vertAlign w:val="superscript"/>
              </w:rPr>
              <w:t>1</w:t>
            </w:r>
          </w:p>
        </w:tc>
        <w:tc>
          <w:tcPr>
            <w:tcW w:w="0" w:type="auto"/>
          </w:tcPr>
          <w:p w14:paraId="405CF467" w14:textId="77777777" w:rsidR="006A285E" w:rsidRDefault="00FD2C00">
            <w:pPr>
              <w:pStyle w:val="Compact"/>
              <w:jc w:val="right"/>
            </w:pPr>
            <w:r>
              <w:t>SE</w:t>
            </w:r>
            <w:r>
              <w:rPr>
                <w:vertAlign w:val="superscript"/>
              </w:rPr>
              <w:t>1</w:t>
            </w:r>
          </w:p>
        </w:tc>
        <w:tc>
          <w:tcPr>
            <w:tcW w:w="0" w:type="auto"/>
          </w:tcPr>
          <w:p w14:paraId="4918FA85" w14:textId="77777777" w:rsidR="006A285E" w:rsidRDefault="00FD2C00">
            <w:pPr>
              <w:pStyle w:val="Compact"/>
              <w:jc w:val="right"/>
            </w:pPr>
            <w:r>
              <w:t>Lower</w:t>
            </w:r>
            <w:r>
              <w:rPr>
                <w:vertAlign w:val="superscript"/>
              </w:rPr>
              <w:t>2</w:t>
            </w:r>
          </w:p>
        </w:tc>
        <w:tc>
          <w:tcPr>
            <w:tcW w:w="0" w:type="auto"/>
          </w:tcPr>
          <w:p w14:paraId="5E4F97C2" w14:textId="77777777" w:rsidR="006A285E" w:rsidRDefault="00FD2C00">
            <w:pPr>
              <w:pStyle w:val="Compact"/>
              <w:jc w:val="right"/>
            </w:pPr>
            <w:r>
              <w:t>Upper</w:t>
            </w:r>
            <w:r>
              <w:rPr>
                <w:vertAlign w:val="superscript"/>
              </w:rPr>
              <w:t>2</w:t>
            </w:r>
          </w:p>
        </w:tc>
      </w:tr>
      <w:tr w:rsidR="006A285E" w14:paraId="411A4CE4"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2A2EE1C8" w14:textId="77777777" w:rsidR="006A285E" w:rsidRDefault="00FD2C00">
            <w:pPr>
              <w:pStyle w:val="Compact"/>
              <w:jc w:val="left"/>
            </w:pPr>
            <m:oMathPara>
              <m:oMath>
                <m:r>
                  <w:rPr>
                    <w:rFonts w:ascii="Cambria Math" w:hAnsi="Cambria Math"/>
                  </w:rPr>
                  <m:t>α</m:t>
                </m:r>
              </m:oMath>
            </m:oMathPara>
          </w:p>
        </w:tc>
        <w:tc>
          <w:tcPr>
            <w:tcW w:w="0" w:type="auto"/>
          </w:tcPr>
          <w:p w14:paraId="639877E4" w14:textId="77777777" w:rsidR="006A285E" w:rsidRDefault="00FD2C00">
            <w:pPr>
              <w:pStyle w:val="Compact"/>
              <w:jc w:val="right"/>
            </w:pPr>
            <w:r>
              <w:t>0.56808</w:t>
            </w:r>
          </w:p>
        </w:tc>
        <w:tc>
          <w:tcPr>
            <w:tcW w:w="0" w:type="auto"/>
          </w:tcPr>
          <w:p w14:paraId="6B3C558B" w14:textId="77777777" w:rsidR="006A285E" w:rsidRDefault="00FD2C00">
            <w:pPr>
              <w:pStyle w:val="Compact"/>
              <w:jc w:val="right"/>
            </w:pPr>
            <w:r>
              <w:t>0.01813</w:t>
            </w:r>
          </w:p>
        </w:tc>
        <w:tc>
          <w:tcPr>
            <w:tcW w:w="0" w:type="auto"/>
          </w:tcPr>
          <w:p w14:paraId="04AAAF09" w14:textId="77777777" w:rsidR="006A285E" w:rsidRDefault="00FD2C00">
            <w:pPr>
              <w:pStyle w:val="Compact"/>
              <w:jc w:val="right"/>
            </w:pPr>
            <w:r>
              <w:t>0.53255</w:t>
            </w:r>
          </w:p>
        </w:tc>
        <w:tc>
          <w:tcPr>
            <w:tcW w:w="0" w:type="auto"/>
          </w:tcPr>
          <w:p w14:paraId="2309915C" w14:textId="77777777" w:rsidR="006A285E" w:rsidRDefault="00FD2C00">
            <w:pPr>
              <w:pStyle w:val="Compact"/>
              <w:jc w:val="right"/>
            </w:pPr>
            <w:r>
              <w:t>0.60361</w:t>
            </w:r>
          </w:p>
        </w:tc>
      </w:tr>
      <w:tr w:rsidR="006A285E" w14:paraId="5CC487D6" w14:textId="77777777">
        <w:tc>
          <w:tcPr>
            <w:tcW w:w="0" w:type="auto"/>
          </w:tcPr>
          <w:p w14:paraId="290491D5" w14:textId="77777777" w:rsidR="006A285E" w:rsidRDefault="00FD2C00">
            <w:pPr>
              <w:pStyle w:val="Compact"/>
              <w:jc w:val="left"/>
            </w:pPr>
            <m:oMathPara>
              <m:oMath>
                <m:r>
                  <w:rPr>
                    <w:rFonts w:ascii="Cambria Math" w:hAnsi="Cambria Math"/>
                  </w:rPr>
                  <m:t>β</m:t>
                </m:r>
              </m:oMath>
            </m:oMathPara>
          </w:p>
        </w:tc>
        <w:tc>
          <w:tcPr>
            <w:tcW w:w="0" w:type="auto"/>
          </w:tcPr>
          <w:p w14:paraId="2F5B6B67" w14:textId="77777777" w:rsidR="006A285E" w:rsidRDefault="00FD2C00">
            <w:pPr>
              <w:pStyle w:val="Compact"/>
              <w:jc w:val="right"/>
            </w:pPr>
            <w:r>
              <w:t>0.02378</w:t>
            </w:r>
          </w:p>
        </w:tc>
        <w:tc>
          <w:tcPr>
            <w:tcW w:w="0" w:type="auto"/>
          </w:tcPr>
          <w:p w14:paraId="61340BC8" w14:textId="77777777" w:rsidR="006A285E" w:rsidRDefault="00FD2C00">
            <w:pPr>
              <w:pStyle w:val="Compact"/>
              <w:jc w:val="right"/>
            </w:pPr>
            <w:r>
              <w:t>0.00111</w:t>
            </w:r>
          </w:p>
        </w:tc>
        <w:tc>
          <w:tcPr>
            <w:tcW w:w="0" w:type="auto"/>
          </w:tcPr>
          <w:p w14:paraId="24B4EECB" w14:textId="77777777" w:rsidR="006A285E" w:rsidRDefault="00FD2C00">
            <w:pPr>
              <w:pStyle w:val="Compact"/>
              <w:jc w:val="right"/>
            </w:pPr>
            <w:r>
              <w:t>0.02160</w:t>
            </w:r>
          </w:p>
        </w:tc>
        <w:tc>
          <w:tcPr>
            <w:tcW w:w="0" w:type="auto"/>
          </w:tcPr>
          <w:p w14:paraId="4C39B43E" w14:textId="77777777" w:rsidR="006A285E" w:rsidRDefault="00FD2C00">
            <w:pPr>
              <w:pStyle w:val="Compact"/>
              <w:jc w:val="right"/>
            </w:pPr>
            <w:r>
              <w:t>0.02596</w:t>
            </w:r>
          </w:p>
        </w:tc>
      </w:tr>
      <w:tr w:rsidR="006A285E" w14:paraId="072848A8"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7A9C0A5C" w14:textId="77777777" w:rsidR="006A285E" w:rsidRDefault="00FD2C00">
            <w:pPr>
              <w:pStyle w:val="Compact"/>
              <w:jc w:val="left"/>
            </w:pPr>
            <m:oMathPara>
              <m:oMath>
                <m:r>
                  <w:rPr>
                    <w:rFonts w:ascii="Cambria Math" w:hAnsi="Cambria Math"/>
                  </w:rPr>
                  <m:t>c</m:t>
                </m:r>
              </m:oMath>
            </m:oMathPara>
          </w:p>
        </w:tc>
        <w:tc>
          <w:tcPr>
            <w:tcW w:w="0" w:type="auto"/>
          </w:tcPr>
          <w:p w14:paraId="4F4661A8" w14:textId="77777777" w:rsidR="006A285E" w:rsidRDefault="00FD2C00">
            <w:pPr>
              <w:pStyle w:val="Compact"/>
              <w:jc w:val="right"/>
            </w:pPr>
            <w:r>
              <w:t>0.21406</w:t>
            </w:r>
          </w:p>
        </w:tc>
        <w:tc>
          <w:tcPr>
            <w:tcW w:w="0" w:type="auto"/>
          </w:tcPr>
          <w:p w14:paraId="5A1D5C25" w14:textId="77777777" w:rsidR="006A285E" w:rsidRDefault="00FD2C00">
            <w:pPr>
              <w:pStyle w:val="Compact"/>
              <w:jc w:val="right"/>
            </w:pPr>
            <w:r>
              <w:t>0.00914</w:t>
            </w:r>
          </w:p>
        </w:tc>
        <w:tc>
          <w:tcPr>
            <w:tcW w:w="0" w:type="auto"/>
          </w:tcPr>
          <w:p w14:paraId="3364E9C8" w14:textId="77777777" w:rsidR="006A285E" w:rsidRDefault="00FD2C00">
            <w:pPr>
              <w:pStyle w:val="Compact"/>
              <w:jc w:val="right"/>
            </w:pPr>
            <w:r>
              <w:t>0.19615</w:t>
            </w:r>
          </w:p>
        </w:tc>
        <w:tc>
          <w:tcPr>
            <w:tcW w:w="0" w:type="auto"/>
          </w:tcPr>
          <w:p w14:paraId="41697E8A" w14:textId="77777777" w:rsidR="006A285E" w:rsidRDefault="00FD2C00">
            <w:pPr>
              <w:pStyle w:val="Compact"/>
              <w:jc w:val="right"/>
            </w:pPr>
            <w:r>
              <w:t>0.23197</w:t>
            </w:r>
          </w:p>
        </w:tc>
      </w:tr>
      <w:tr w:rsidR="006A285E" w14:paraId="69B8AAAB" w14:textId="77777777">
        <w:tc>
          <w:tcPr>
            <w:tcW w:w="0" w:type="auto"/>
          </w:tcPr>
          <w:p w14:paraId="2F780450" w14:textId="77777777" w:rsidR="006A285E" w:rsidRDefault="00FD2C00">
            <w:pPr>
              <w:pStyle w:val="Compact"/>
              <w:jc w:val="left"/>
            </w:pPr>
            <m:oMathPara>
              <m:oMath>
                <m:r>
                  <w:rPr>
                    <w:rFonts w:ascii="Cambria Math" w:hAnsi="Cambria Math"/>
                  </w:rPr>
                  <m:t>λ</m:t>
                </m:r>
              </m:oMath>
            </m:oMathPara>
          </w:p>
        </w:tc>
        <w:tc>
          <w:tcPr>
            <w:tcW w:w="0" w:type="auto"/>
          </w:tcPr>
          <w:p w14:paraId="2A4A3C24" w14:textId="77777777" w:rsidR="006A285E" w:rsidRDefault="00FD2C00">
            <w:pPr>
              <w:pStyle w:val="Compact"/>
              <w:jc w:val="right"/>
            </w:pPr>
            <w:r>
              <w:t>0.00045</w:t>
            </w:r>
          </w:p>
        </w:tc>
        <w:tc>
          <w:tcPr>
            <w:tcW w:w="0" w:type="auto"/>
          </w:tcPr>
          <w:p w14:paraId="7CF20B10" w14:textId="77777777" w:rsidR="006A285E" w:rsidRDefault="00FD2C00">
            <w:pPr>
              <w:pStyle w:val="Compact"/>
              <w:jc w:val="right"/>
            </w:pPr>
            <w:r>
              <w:t>0.00002</w:t>
            </w:r>
          </w:p>
        </w:tc>
        <w:tc>
          <w:tcPr>
            <w:tcW w:w="0" w:type="auto"/>
          </w:tcPr>
          <w:p w14:paraId="6C9F6AC8" w14:textId="77777777" w:rsidR="006A285E" w:rsidRDefault="00FD2C00">
            <w:pPr>
              <w:pStyle w:val="Compact"/>
              <w:jc w:val="right"/>
            </w:pPr>
            <w:r>
              <w:t>0.00041</w:t>
            </w:r>
          </w:p>
        </w:tc>
        <w:tc>
          <w:tcPr>
            <w:tcW w:w="0" w:type="auto"/>
          </w:tcPr>
          <w:p w14:paraId="3AD0722B" w14:textId="77777777" w:rsidR="006A285E" w:rsidRDefault="00FD2C00">
            <w:pPr>
              <w:pStyle w:val="Compact"/>
              <w:jc w:val="right"/>
            </w:pPr>
            <w:r>
              <w:t>0.00049</w:t>
            </w:r>
          </w:p>
        </w:tc>
      </w:tr>
      <w:tr w:rsidR="006A285E" w14:paraId="283ADABC"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6C785429" w14:textId="77777777" w:rsidR="006A285E" w:rsidRDefault="00FD2C00">
            <w:pPr>
              <w:pStyle w:val="Compact"/>
              <w:jc w:val="left"/>
            </w:pPr>
            <m:oMathPara>
              <m:oMath>
                <m:r>
                  <w:rPr>
                    <w:rFonts w:ascii="Cambria Math" w:hAnsi="Cambria Math"/>
                  </w:rPr>
                  <m:t>ϕ</m:t>
                </m:r>
              </m:oMath>
            </m:oMathPara>
          </w:p>
        </w:tc>
        <w:tc>
          <w:tcPr>
            <w:tcW w:w="0" w:type="auto"/>
          </w:tcPr>
          <w:p w14:paraId="5F419444" w14:textId="77777777" w:rsidR="006A285E" w:rsidRDefault="00FD2C00">
            <w:pPr>
              <w:pStyle w:val="Compact"/>
              <w:jc w:val="right"/>
            </w:pPr>
            <w:r>
              <w:t>0.00012</w:t>
            </w:r>
          </w:p>
        </w:tc>
        <w:tc>
          <w:tcPr>
            <w:tcW w:w="0" w:type="auto"/>
          </w:tcPr>
          <w:p w14:paraId="71E1D9C7" w14:textId="77777777" w:rsidR="006A285E" w:rsidRDefault="00FD2C00">
            <w:pPr>
              <w:pStyle w:val="Compact"/>
              <w:jc w:val="right"/>
            </w:pPr>
            <w:r>
              <w:t>0.00001</w:t>
            </w:r>
          </w:p>
        </w:tc>
        <w:tc>
          <w:tcPr>
            <w:tcW w:w="0" w:type="auto"/>
          </w:tcPr>
          <w:p w14:paraId="006CA8C6" w14:textId="77777777" w:rsidR="006A285E" w:rsidRDefault="00FD2C00">
            <w:pPr>
              <w:pStyle w:val="Compact"/>
              <w:jc w:val="right"/>
            </w:pPr>
            <w:r>
              <w:t>0.00010</w:t>
            </w:r>
          </w:p>
        </w:tc>
        <w:tc>
          <w:tcPr>
            <w:tcW w:w="0" w:type="auto"/>
          </w:tcPr>
          <w:p w14:paraId="6393629C" w14:textId="77777777" w:rsidR="006A285E" w:rsidRDefault="00FD2C00">
            <w:pPr>
              <w:pStyle w:val="Compact"/>
              <w:jc w:val="right"/>
            </w:pPr>
            <w:r>
              <w:t>0.00014</w:t>
            </w:r>
          </w:p>
        </w:tc>
      </w:tr>
      <w:tr w:rsidR="006A285E" w14:paraId="626FD2BF" w14:textId="77777777">
        <w:tc>
          <w:tcPr>
            <w:tcW w:w="0" w:type="auto"/>
          </w:tcPr>
          <w:p w14:paraId="74E617FD" w14:textId="77777777" w:rsidR="006A285E" w:rsidRDefault="00FD2C00">
            <w:pPr>
              <w:pStyle w:val="Compact"/>
              <w:jc w:val="left"/>
            </w:pPr>
            <m:oMathPara>
              <m:oMath>
                <m:r>
                  <w:rPr>
                    <w:rFonts w:ascii="Cambria Math" w:hAnsi="Cambria Math"/>
                  </w:rPr>
                  <m:t>τ</m:t>
                </m:r>
              </m:oMath>
            </m:oMathPara>
          </w:p>
        </w:tc>
        <w:tc>
          <w:tcPr>
            <w:tcW w:w="0" w:type="auto"/>
          </w:tcPr>
          <w:p w14:paraId="3A333FDE" w14:textId="77777777" w:rsidR="006A285E" w:rsidRDefault="00FD2C00">
            <w:pPr>
              <w:pStyle w:val="Compact"/>
              <w:jc w:val="right"/>
            </w:pPr>
            <w:r>
              <w:t>0.04031</w:t>
            </w:r>
          </w:p>
        </w:tc>
        <w:tc>
          <w:tcPr>
            <w:tcW w:w="0" w:type="auto"/>
          </w:tcPr>
          <w:p w14:paraId="5B260455" w14:textId="77777777" w:rsidR="006A285E" w:rsidRDefault="00FD2C00">
            <w:pPr>
              <w:pStyle w:val="Compact"/>
              <w:jc w:val="right"/>
            </w:pPr>
            <w:r>
              <w:t>0.00160</w:t>
            </w:r>
          </w:p>
        </w:tc>
        <w:tc>
          <w:tcPr>
            <w:tcW w:w="0" w:type="auto"/>
          </w:tcPr>
          <w:p w14:paraId="5C81252B" w14:textId="77777777" w:rsidR="006A285E" w:rsidRDefault="00FD2C00">
            <w:pPr>
              <w:pStyle w:val="Compact"/>
              <w:jc w:val="right"/>
            </w:pPr>
            <w:r>
              <w:t>0.03717</w:t>
            </w:r>
          </w:p>
        </w:tc>
        <w:tc>
          <w:tcPr>
            <w:tcW w:w="0" w:type="auto"/>
          </w:tcPr>
          <w:p w14:paraId="617BB8DD" w14:textId="77777777" w:rsidR="006A285E" w:rsidRDefault="00FD2C00">
            <w:pPr>
              <w:pStyle w:val="Compact"/>
              <w:jc w:val="right"/>
            </w:pPr>
            <w:r>
              <w:t>0.04345</w:t>
            </w:r>
          </w:p>
        </w:tc>
      </w:tr>
      <w:tr w:rsidR="006A285E" w14:paraId="164EA0DB" w14:textId="77777777">
        <w:trPr>
          <w:cnfStyle w:val="000000100000" w:firstRow="0" w:lastRow="0" w:firstColumn="0" w:lastColumn="0" w:oddVBand="0" w:evenVBand="0" w:oddHBand="1" w:evenHBand="0" w:firstRowFirstColumn="0" w:firstRowLastColumn="0" w:lastRowFirstColumn="0" w:lastRowLastColumn="0"/>
        </w:trPr>
        <w:tc>
          <w:tcPr>
            <w:tcW w:w="0" w:type="auto"/>
          </w:tcPr>
          <w:p w14:paraId="76F4C8C4" w14:textId="77777777" w:rsidR="006A285E" w:rsidRDefault="00FD2C00">
            <w:pPr>
              <w:pStyle w:val="Compact"/>
              <w:jc w:val="left"/>
            </w:pPr>
            <m:oMathPara>
              <m:oMath>
                <m:r>
                  <w:rPr>
                    <w:rFonts w:ascii="Cambria Math" w:hAnsi="Cambria Math"/>
                  </w:rPr>
                  <m:t>δ</m:t>
                </m:r>
              </m:oMath>
            </m:oMathPara>
          </w:p>
        </w:tc>
        <w:tc>
          <w:tcPr>
            <w:tcW w:w="0" w:type="auto"/>
          </w:tcPr>
          <w:p w14:paraId="27C7102D" w14:textId="77777777" w:rsidR="006A285E" w:rsidRDefault="00FD2C00">
            <w:pPr>
              <w:pStyle w:val="Compact"/>
              <w:jc w:val="right"/>
            </w:pPr>
            <w:r>
              <w:t>0.15387</w:t>
            </w:r>
          </w:p>
        </w:tc>
        <w:tc>
          <w:tcPr>
            <w:tcW w:w="0" w:type="auto"/>
          </w:tcPr>
          <w:p w14:paraId="1AC44353" w14:textId="77777777" w:rsidR="006A285E" w:rsidRDefault="00FD2C00">
            <w:pPr>
              <w:pStyle w:val="Compact"/>
              <w:jc w:val="right"/>
            </w:pPr>
            <w:r>
              <w:t>0.00291</w:t>
            </w:r>
          </w:p>
        </w:tc>
        <w:tc>
          <w:tcPr>
            <w:tcW w:w="0" w:type="auto"/>
          </w:tcPr>
          <w:p w14:paraId="76578ABC" w14:textId="77777777" w:rsidR="006A285E" w:rsidRDefault="00FD2C00">
            <w:pPr>
              <w:pStyle w:val="Compact"/>
              <w:jc w:val="right"/>
            </w:pPr>
            <w:r>
              <w:t>0.14817</w:t>
            </w:r>
          </w:p>
        </w:tc>
        <w:tc>
          <w:tcPr>
            <w:tcW w:w="0" w:type="auto"/>
          </w:tcPr>
          <w:p w14:paraId="1772485C" w14:textId="77777777" w:rsidR="006A285E" w:rsidRDefault="00FD2C00">
            <w:pPr>
              <w:pStyle w:val="Compact"/>
              <w:jc w:val="right"/>
            </w:pPr>
            <w:r>
              <w:t>0.15957</w:t>
            </w:r>
          </w:p>
        </w:tc>
      </w:tr>
    </w:tbl>
    <w:p w14:paraId="617DA435" w14:textId="77777777" w:rsidR="006A285E" w:rsidRDefault="00FD2C00">
      <w:pPr>
        <w:pStyle w:val="BodyText"/>
      </w:pPr>
      <w:bookmarkStart w:id="235" w:name="tbl-sens-params"/>
      <w:r>
        <w:rPr>
          <w:b/>
          <w:bCs/>
        </w:rPr>
        <w:t>Table 3</w:t>
      </w:r>
      <w:bookmarkEnd w:id="235"/>
      <w:r>
        <w:t xml:space="preserve">. Estimated </w:t>
      </w:r>
      <m:oMath>
        <m:sSub>
          <m:sSubPr>
            <m:ctrlPr>
              <w:rPr>
                <w:rFonts w:ascii="Cambria Math" w:hAnsi="Cambria Math"/>
              </w:rPr>
            </m:ctrlPr>
          </m:sSubPr>
          <m:e>
            <m:r>
              <w:rPr>
                <w:rFonts w:ascii="Cambria Math" w:hAnsi="Cambria Math"/>
              </w:rPr>
              <m:t>S</m:t>
            </m:r>
          </m:e>
          <m:sub>
            <m:r>
              <m:rPr>
                <m:nor/>
              </m:rPr>
              <m:t>ind</m:t>
            </m:r>
          </m:sub>
        </m:sSub>
      </m:oMath>
      <w:r>
        <w:t xml:space="preserve"> of model parameters. Each parameter’s </w:t>
      </w:r>
      <m:oMath>
        <m:sSub>
          <m:sSubPr>
            <m:ctrlPr>
              <w:rPr>
                <w:rFonts w:ascii="Cambria Math" w:hAnsi="Cambria Math"/>
              </w:rPr>
            </m:ctrlPr>
          </m:sSubPr>
          <m:e>
            <m:r>
              <w:rPr>
                <w:rFonts w:ascii="Cambria Math" w:hAnsi="Cambria Math"/>
              </w:rPr>
              <m:t>S</m:t>
            </m:r>
          </m:e>
          <m:sub>
            <m:r>
              <m:rPr>
                <m:nor/>
              </m:rPr>
              <m:t>ind</m:t>
            </m:r>
          </m:sub>
        </m:sSub>
      </m:oMath>
      <w:r>
        <w:t xml:space="preserve"> </w:t>
      </w:r>
      <w:r>
        <w:t>reflects a uniform variation from the 95% CIs of the estimated parameter values.</w:t>
      </w:r>
      <w:bookmarkEnd w:id="231"/>
    </w:p>
    <w:sectPr w:rsidR="006A285E" w:rsidSect="009F021F">
      <w:pgSz w:w="12240" w:h="15840"/>
      <w:pgMar w:top="1417" w:right="1701" w:bottom="1417" w:left="1701"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9" w:author="Cristian Núñez" w:date="2024-12-09T08:52:00Z" w:initials="CN">
    <w:p w14:paraId="45571598" w14:textId="77777777" w:rsidR="00FD2C00" w:rsidRDefault="00FD2C00">
      <w:pPr>
        <w:pStyle w:val="CommentText"/>
        <w:rPr>
          <w:noProof/>
        </w:rPr>
      </w:pPr>
      <w:r>
        <w:rPr>
          <w:rStyle w:val="CommentReference"/>
        </w:rPr>
        <w:annotationRef/>
      </w:r>
      <w:r>
        <w:rPr>
          <w:noProof/>
        </w:rPr>
        <w:t>Es</w:t>
      </w:r>
      <w:r>
        <w:rPr>
          <w:noProof/>
        </w:rPr>
        <w:t>taria bien de</w:t>
      </w:r>
      <w:r>
        <w:rPr>
          <w:noProof/>
        </w:rPr>
        <w:t>cirlo asi?</w:t>
      </w:r>
    </w:p>
    <w:p w14:paraId="032FC373" w14:textId="779C618B" w:rsidR="00FD2C00" w:rsidRDefault="00FD2C0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2FC3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012E5B" w16cex:dateUtc="2024-12-09T1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2FC373" w16cid:durableId="2B012E5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2CC9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90A0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36A6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68E20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0EAC2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C854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AF299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AAE34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24EA5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874A3F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F088190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0"/>
  </w:num>
  <w:num w:numId="17">
    <w:abstractNumId w:val="1"/>
  </w:num>
  <w:num w:numId="18">
    <w:abstractNumId w:val="2"/>
  </w:num>
  <w:num w:numId="19">
    <w:abstractNumId w:val="3"/>
  </w:num>
  <w:num w:numId="20">
    <w:abstractNumId w:val="8"/>
  </w:num>
  <w:num w:numId="2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istian Núñez">
    <w15:presenceInfo w15:providerId="None" w15:userId="Cristian Núñ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316E"/>
    <w:rsid w:val="00055646"/>
    <w:rsid w:val="00086136"/>
    <w:rsid w:val="001E5BF1"/>
    <w:rsid w:val="003A174E"/>
    <w:rsid w:val="003B7023"/>
    <w:rsid w:val="004E29B3"/>
    <w:rsid w:val="005127B7"/>
    <w:rsid w:val="00590D07"/>
    <w:rsid w:val="00693326"/>
    <w:rsid w:val="006A285E"/>
    <w:rsid w:val="006C0BF9"/>
    <w:rsid w:val="00714192"/>
    <w:rsid w:val="00784D58"/>
    <w:rsid w:val="008D6863"/>
    <w:rsid w:val="00AC2C7E"/>
    <w:rsid w:val="00B216CB"/>
    <w:rsid w:val="00B86B75"/>
    <w:rsid w:val="00BA1DDD"/>
    <w:rsid w:val="00BC48D5"/>
    <w:rsid w:val="00C36279"/>
    <w:rsid w:val="00CC7906"/>
    <w:rsid w:val="00D84008"/>
    <w:rsid w:val="00E315A3"/>
    <w:rsid w:val="00E7582E"/>
    <w:rsid w:val="00EA2311"/>
    <w:rsid w:val="00F06C70"/>
    <w:rsid w:val="00F73298"/>
    <w:rsid w:val="00F95F53"/>
    <w:rsid w:val="00FD2C00"/>
    <w:rsid w:val="00FF4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7D28EE"/>
  <w15:docId w15:val="{6806F2B1-1F65-4A46-9980-478F770F3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987"/>
    <w:pPr>
      <w:spacing w:line="360" w:lineRule="auto"/>
      <w:jc w:val="both"/>
    </w:pPr>
    <w:rPr>
      <w:rFonts w:ascii="Times New Roman" w:hAnsi="Times New Roman"/>
    </w:rPr>
  </w:style>
  <w:style w:type="paragraph" w:styleId="Heading1">
    <w:name w:val="heading 1"/>
    <w:basedOn w:val="Normal"/>
    <w:next w:val="BodyText"/>
    <w:uiPriority w:val="9"/>
    <w:qFormat/>
    <w:rsid w:val="00264987"/>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264987"/>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AC2C7E"/>
    <w:pPr>
      <w:keepNext/>
      <w:keepLines/>
      <w:spacing w:before="200" w:after="0"/>
      <w:outlineLvl w:val="2"/>
    </w:pPr>
    <w:rPr>
      <w:rFonts w:eastAsiaTheme="majorEastAsia" w:cstheme="majorBidi"/>
      <w:b/>
      <w:bCs/>
      <w:i/>
    </w:rPr>
  </w:style>
  <w:style w:type="paragraph" w:styleId="Heading4">
    <w:name w:val="heading 4"/>
    <w:basedOn w:val="Normal"/>
    <w:next w:val="BodyText"/>
    <w:uiPriority w:val="9"/>
    <w:unhideWhenUsed/>
    <w:qFormat/>
    <w:rsid w:val="00264987"/>
    <w:pPr>
      <w:keepNext/>
      <w:keepLines/>
      <w:spacing w:before="200" w:after="0"/>
      <w:outlineLvl w:val="3"/>
    </w:pPr>
    <w:rPr>
      <w:rFonts w:eastAsiaTheme="majorEastAsia" w:cstheme="majorBidi"/>
      <w:bCs/>
      <w:i/>
    </w:rPr>
  </w:style>
  <w:style w:type="paragraph" w:styleId="Heading5">
    <w:name w:val="heading 5"/>
    <w:basedOn w:val="Normal"/>
    <w:next w:val="BodyText"/>
    <w:uiPriority w:val="9"/>
    <w:unhideWhenUsed/>
    <w:qFormat/>
    <w:rsid w:val="00264987"/>
    <w:pPr>
      <w:keepNext/>
      <w:keepLines/>
      <w:spacing w:before="200" w:after="0"/>
      <w:outlineLvl w:val="4"/>
    </w:pPr>
    <w:rPr>
      <w:rFonts w:eastAsiaTheme="majorEastAsia" w:cstheme="majorBidi"/>
      <w:iCs/>
    </w:rPr>
  </w:style>
  <w:style w:type="paragraph" w:styleId="Heading6">
    <w:name w:val="heading 6"/>
    <w:basedOn w:val="Normal"/>
    <w:next w:val="BodyText"/>
    <w:uiPriority w:val="9"/>
    <w:unhideWhenUsed/>
    <w:qFormat/>
    <w:rsid w:val="00264987"/>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DDDDD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DDDDD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C61F2B"/>
  </w:style>
  <w:style w:type="paragraph" w:customStyle="1" w:styleId="Compact">
    <w:name w:val="Compact"/>
    <w:basedOn w:val="BodyText"/>
    <w:qFormat/>
    <w:rsid w:val="006C0BF9"/>
    <w:pPr>
      <w:spacing w:before="36" w:after="36"/>
      <w:jc w:val="center"/>
    </w:pPr>
  </w:style>
  <w:style w:type="paragraph" w:styleId="Title">
    <w:name w:val="Title"/>
    <w:basedOn w:val="Normal"/>
    <w:next w:val="BodyText"/>
    <w:qFormat/>
    <w:rsid w:val="00264987"/>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rsid w:val="00264987"/>
    <w:pPr>
      <w:spacing w:before="240"/>
    </w:pPr>
    <w:rPr>
      <w:color w:val="000000" w:themeColor="text1"/>
      <w:sz w:val="30"/>
      <w:szCs w:val="30"/>
    </w:rPr>
  </w:style>
  <w:style w:type="paragraph" w:customStyle="1" w:styleId="Author">
    <w:name w:val="Author"/>
    <w:next w:val="BodyText"/>
    <w:qFormat/>
    <w:rsid w:val="00264987"/>
    <w:pPr>
      <w:keepNext/>
      <w:keepLines/>
      <w:jc w:val="center"/>
    </w:pPr>
    <w:rPr>
      <w:rFonts w:ascii="Times New Roman" w:hAnsi="Times New Roman"/>
    </w:rPr>
  </w:style>
  <w:style w:type="paragraph" w:styleId="Date">
    <w:name w:val="Date"/>
    <w:next w:val="BodyText"/>
    <w:qFormat/>
    <w:rsid w:val="00CE6342"/>
    <w:pPr>
      <w:keepNext/>
      <w:keepLines/>
      <w:jc w:val="center"/>
    </w:pPr>
    <w:rPr>
      <w:rFonts w:ascii="Times New Roman" w:hAnsi="Times New Roman"/>
    </w:rPr>
  </w:style>
  <w:style w:type="paragraph" w:customStyle="1" w:styleId="Abstract">
    <w:name w:val="Abstract"/>
    <w:basedOn w:val="Normal"/>
    <w:next w:val="BodyText"/>
    <w:qFormat/>
    <w:rsid w:val="00264987"/>
    <w:pPr>
      <w:keepNext/>
      <w:keepLines/>
      <w:spacing w:before="300" w:after="300"/>
    </w:pPr>
    <w:rPr>
      <w:sz w:val="20"/>
      <w:szCs w:val="20"/>
    </w:rPr>
  </w:style>
  <w:style w:type="paragraph" w:styleId="Bibliography">
    <w:name w:val="Bibliography"/>
    <w:basedOn w:val="Normal"/>
    <w:qFormat/>
    <w:rsid w:val="00D84008"/>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rsid w:val="00B216CB"/>
    <w:pPr>
      <w:jc w:val="center"/>
    </w:pPr>
    <w:tblPr>
      <w:tblStyleRowBandSize w:val="1"/>
      <w:jc w:val="center"/>
      <w:tblInd w:w="0" w:type="dxa"/>
      <w:tblBorders>
        <w:top w:val="single" w:sz="4" w:space="0" w:color="000000" w:themeColor="text2"/>
        <w:bottom w:val="single" w:sz="4" w:space="0" w:color="000000" w:themeColor="text2"/>
      </w:tblBorders>
      <w:tblCellMar>
        <w:top w:w="0" w:type="dxa"/>
        <w:left w:w="108" w:type="dxa"/>
        <w:bottom w:w="0" w:type="dxa"/>
        <w:right w:w="108" w:type="dxa"/>
      </w:tblCellMar>
    </w:tblPr>
    <w:trPr>
      <w:jc w:val="center"/>
    </w:trPr>
    <w:tblStylePr w:type="firstRow">
      <w:tblPr/>
      <w:tcPr>
        <w:tcBorders>
          <w:bottom w:val="single" w:sz="4" w:space="0" w:color="auto"/>
        </w:tcBorders>
      </w:tcPr>
    </w:tblStylePr>
    <w:tblStylePr w:type="lastRow">
      <w:tblPr/>
      <w:tcPr>
        <w:tcBorders>
          <w:bottom w:val="single" w:sz="4" w:space="0" w:color="auto"/>
        </w:tcBorders>
      </w:tcPr>
    </w:tblStylePr>
    <w:tblStylePr w:type="band1Horz">
      <w:tblPr/>
      <w:tcPr>
        <w:tcBorders>
          <w:top w:val="single" w:sz="4" w:space="0" w:color="F2F2F2" w:themeColor="background1" w:themeShade="F2"/>
          <w:bottom w:val="single" w:sz="4" w:space="0" w:color="F2F2F2" w:themeColor="background1" w:themeShade="F2"/>
          <w:insideH w:val="nil"/>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E7582E"/>
    <w:rPr>
      <w:rFonts w:ascii="Times New Roman" w:hAnsi="Times New Roman"/>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C61F2B"/>
    <w:rPr>
      <w:color w:val="auto"/>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A5A5A5" w:themeColor="accent1" w:themeShade="BF"/>
    </w:rPr>
  </w:style>
  <w:style w:type="paragraph" w:customStyle="1" w:styleId="SourceCode">
    <w:name w:val="Source Code"/>
    <w:basedOn w:val="Normal"/>
    <w:link w:val="VerbatimChar"/>
    <w:rsid w:val="00E7582E"/>
    <w:pPr>
      <w:shd w:val="clear" w:color="auto" w:fill="F8F8F8"/>
      <w:wordWrap w:val="0"/>
      <w:spacing w:line="240" w:lineRule="auto"/>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C61F2B"/>
    <w:rPr>
      <w:b w:val="0"/>
      <w:i w:val="0"/>
      <w:color w:val="auto"/>
      <w:u w:val="none"/>
    </w:rPr>
  </w:style>
  <w:style w:type="character" w:customStyle="1" w:styleId="BodyTextChar">
    <w:name w:val="Body Text Char"/>
    <w:basedOn w:val="DefaultParagraphFont"/>
    <w:link w:val="BodyText"/>
    <w:rsid w:val="00C61F2B"/>
    <w:rPr>
      <w:rFonts w:ascii="Times New Roman" w:hAnsi="Times New Roman"/>
    </w:rPr>
  </w:style>
  <w:style w:type="character" w:styleId="LineNumber">
    <w:name w:val="line number"/>
    <w:basedOn w:val="DefaultParagraphFont"/>
    <w:semiHidden/>
    <w:unhideWhenUsed/>
    <w:rsid w:val="009F021F"/>
  </w:style>
  <w:style w:type="paragraph" w:customStyle="1" w:styleId="Afiliation">
    <w:name w:val="Afiliation"/>
    <w:basedOn w:val="BodyText"/>
    <w:qFormat/>
    <w:rsid w:val="00C61593"/>
    <w:pPr>
      <w:spacing w:before="0" w:after="0"/>
    </w:pPr>
    <w:rPr>
      <w:lang w:val="es-CL"/>
    </w:rPr>
  </w:style>
  <w:style w:type="character" w:styleId="CommentReference">
    <w:name w:val="annotation reference"/>
    <w:basedOn w:val="DefaultParagraphFont"/>
    <w:semiHidden/>
    <w:unhideWhenUsed/>
    <w:rsid w:val="00FD2C00"/>
    <w:rPr>
      <w:sz w:val="16"/>
      <w:szCs w:val="16"/>
    </w:rPr>
  </w:style>
  <w:style w:type="paragraph" w:styleId="CommentText">
    <w:name w:val="annotation text"/>
    <w:basedOn w:val="Normal"/>
    <w:link w:val="CommentTextChar"/>
    <w:semiHidden/>
    <w:unhideWhenUsed/>
    <w:rsid w:val="00FD2C00"/>
    <w:pPr>
      <w:spacing w:line="240" w:lineRule="auto"/>
    </w:pPr>
    <w:rPr>
      <w:sz w:val="20"/>
      <w:szCs w:val="20"/>
    </w:rPr>
  </w:style>
  <w:style w:type="character" w:customStyle="1" w:styleId="CommentTextChar">
    <w:name w:val="Comment Text Char"/>
    <w:basedOn w:val="DefaultParagraphFont"/>
    <w:link w:val="CommentText"/>
    <w:semiHidden/>
    <w:rsid w:val="00FD2C00"/>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FD2C00"/>
    <w:rPr>
      <w:b/>
      <w:bCs/>
    </w:rPr>
  </w:style>
  <w:style w:type="character" w:customStyle="1" w:styleId="CommentSubjectChar">
    <w:name w:val="Comment Subject Char"/>
    <w:basedOn w:val="CommentTextChar"/>
    <w:link w:val="CommentSubject"/>
    <w:semiHidden/>
    <w:rsid w:val="00FD2C00"/>
    <w:rPr>
      <w:rFonts w:ascii="Times New Roman" w:hAnsi="Times New Roman"/>
      <w:b/>
      <w:bCs/>
      <w:sz w:val="20"/>
      <w:szCs w:val="20"/>
    </w:rPr>
  </w:style>
  <w:style w:type="paragraph" w:styleId="Revision">
    <w:name w:val="Revision"/>
    <w:hidden/>
    <w:semiHidden/>
    <w:rsid w:val="00FD2C00"/>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1.png"/><Relationship Id="rId5" Type="http://schemas.openxmlformats.org/officeDocument/2006/relationships/hyperlink" Target="mailto:cristian.nunez@umag.cl" TargetMode="External"/><Relationship Id="rId15" Type="http://schemas.openxmlformats.org/officeDocument/2006/relationships/image" Target="media/image5.png"/><Relationship Id="rId10" Type="http://schemas.openxmlformats.org/officeDocument/2006/relationships/hyperlink" Target="https://doi.org/10.18637/jss.v080.i01" TargetMode="Externa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13</TotalTime>
  <Pages>31</Pages>
  <Words>6709</Words>
  <Characters>40928</Characters>
  <Application>Microsoft Office Word</Application>
  <DocSecurity>0</DocSecurity>
  <Lines>772</Lines>
  <Paragraphs>375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Cristian Núñez</dc:creator>
  <cp:keywords/>
  <cp:lastModifiedBy>Cristian Núñez</cp:lastModifiedBy>
  <cp:revision>3</cp:revision>
  <dcterms:created xsi:type="dcterms:W3CDTF">2024-12-09T11:51:00Z</dcterms:created>
  <dcterms:modified xsi:type="dcterms:W3CDTF">2024-12-09T11:55:00Z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misc/scientific-reports.csl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y fmtid="{D5CDD505-2E9C-101B-9397-08002B2CF9AE}" pid="12" name="GrammarlyDocumentId">
    <vt:lpwstr>aac569a87089406200ff857182346ae5a8352c8295245f4b23eaa0c48df350e1</vt:lpwstr>
  </property>
</Properties>
</file>