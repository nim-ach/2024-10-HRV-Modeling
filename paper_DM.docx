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1CB49" w14:textId="77777777" w:rsidR="007C23A0" w:rsidRDefault="00000000">
      <w:pPr>
        <w:pStyle w:val="FirstParagraph"/>
      </w:pPr>
      <w:r>
        <w:rPr>
          <w:b/>
          <w:bCs/>
        </w:rPr>
        <w:t>Title</w:t>
      </w:r>
      <w:r>
        <w:t>: Enhancing Cardiovascular Monitoring: A Non-Linear Approach to RR Interval Dynamics in Exercise and Recovery.</w:t>
      </w:r>
    </w:p>
    <w:p w14:paraId="71F07354" w14:textId="073BC825" w:rsidR="007C23A0" w:rsidRPr="009A1E56" w:rsidRDefault="00000000">
      <w:pPr>
        <w:pStyle w:val="Textoindependiente"/>
        <w:rPr>
          <w:lang w:val="es-CL"/>
        </w:rPr>
      </w:pPr>
      <w:proofErr w:type="spellStart"/>
      <w:r w:rsidRPr="009A1E56">
        <w:rPr>
          <w:b/>
          <w:bCs/>
          <w:lang w:val="es-CL"/>
        </w:rPr>
        <w:t>Authors</w:t>
      </w:r>
      <w:proofErr w:type="spellEnd"/>
      <w:r w:rsidRPr="009A1E56">
        <w:rPr>
          <w:lang w:val="es-CL"/>
        </w:rPr>
        <w:t>: Matías Castillo-Aguilar</w:t>
      </w:r>
      <w:r w:rsidRPr="009A1E56">
        <w:rPr>
          <w:vertAlign w:val="superscript"/>
          <w:lang w:val="es-CL"/>
        </w:rPr>
        <w:t>1,2</w:t>
      </w:r>
      <w:r w:rsidRPr="009A1E56">
        <w:rPr>
          <w:lang w:val="es-CL"/>
        </w:rPr>
        <w:t>, Diego Mabe-Castro</w:t>
      </w:r>
      <w:r w:rsidRPr="009A1E56">
        <w:rPr>
          <w:vertAlign w:val="superscript"/>
          <w:lang w:val="es-CL"/>
        </w:rPr>
        <w:t>1,2</w:t>
      </w:r>
      <w:r w:rsidRPr="009A1E56">
        <w:rPr>
          <w:lang w:val="es-CL"/>
        </w:rPr>
        <w:t>, David Medina</w:t>
      </w:r>
      <w:r w:rsidR="00753249">
        <w:rPr>
          <w:lang w:val="es-CL"/>
        </w:rPr>
        <w:t>-Ortiz</w:t>
      </w:r>
      <w:ins w:id="0" w:author="Medina Ortiz, David Alfredo" w:date="2024-11-11T17:49:00Z">
        <w:r w:rsidR="00753249">
          <w:rPr>
            <w:vertAlign w:val="superscript"/>
            <w:lang w:val="es-CL"/>
          </w:rPr>
          <w:t>4,5</w:t>
        </w:r>
      </w:ins>
      <w:del w:id="1" w:author="Medina Ortiz, David Alfredo" w:date="2024-11-11T17:49:00Z">
        <w:r w:rsidRPr="009A1E56" w:rsidDel="00753249">
          <w:rPr>
            <w:vertAlign w:val="superscript"/>
            <w:lang w:val="es-CL"/>
          </w:rPr>
          <w:delText>1</w:delText>
        </w:r>
      </w:del>
      <w:r w:rsidRPr="009A1E56">
        <w:rPr>
          <w:lang w:val="es-CL"/>
        </w:rPr>
        <w:t>, Cristian Núñez-Espinosa</w:t>
      </w:r>
      <w:r w:rsidRPr="009A1E56">
        <w:rPr>
          <w:vertAlign w:val="superscript"/>
          <w:lang w:val="es-CL"/>
        </w:rPr>
        <w:t>1,3</w:t>
      </w:r>
      <w:r w:rsidRPr="009A1E56">
        <w:rPr>
          <w:lang w:val="es-CL"/>
        </w:rPr>
        <w:t>*.</w:t>
      </w:r>
    </w:p>
    <w:p w14:paraId="3085461E" w14:textId="77777777" w:rsidR="007C23A0" w:rsidRDefault="00000000">
      <w:pPr>
        <w:pStyle w:val="Afiliation"/>
      </w:pPr>
      <w:r>
        <w:rPr>
          <w:vertAlign w:val="superscript"/>
        </w:rPr>
        <w:t>1</w:t>
      </w:r>
      <w:r>
        <w:t xml:space="preserve"> Centro Asistencial Docente e Investigación (CADI-UMAG), </w:t>
      </w:r>
      <w:proofErr w:type="spellStart"/>
      <w:r>
        <w:t>University</w:t>
      </w:r>
      <w:proofErr w:type="spellEnd"/>
      <w:r>
        <w:t xml:space="preserve"> </w:t>
      </w:r>
      <w:proofErr w:type="spellStart"/>
      <w:r>
        <w:t>of</w:t>
      </w:r>
      <w:proofErr w:type="spellEnd"/>
      <w:r>
        <w:t xml:space="preserve"> Magallanes, Punta Arenas, Chile.</w:t>
      </w:r>
    </w:p>
    <w:p w14:paraId="03DFB642" w14:textId="77777777" w:rsidR="007C23A0" w:rsidRPr="009A1E56" w:rsidRDefault="00000000">
      <w:pPr>
        <w:pStyle w:val="Afiliation"/>
        <w:rPr>
          <w:lang w:val="en-US"/>
        </w:rPr>
      </w:pPr>
      <w:r w:rsidRPr="009A1E56">
        <w:rPr>
          <w:vertAlign w:val="superscript"/>
          <w:lang w:val="en-US"/>
        </w:rPr>
        <w:t>2</w:t>
      </w:r>
      <w:r w:rsidRPr="009A1E56">
        <w:rPr>
          <w:lang w:val="en-US"/>
        </w:rPr>
        <w:t> Kinesiology Department, University of Magallanes, Punta Arenas, Chile.</w:t>
      </w:r>
    </w:p>
    <w:p w14:paraId="385FAEC9" w14:textId="77777777" w:rsidR="007C23A0" w:rsidRDefault="00000000">
      <w:pPr>
        <w:pStyle w:val="Afiliation"/>
        <w:rPr>
          <w:ins w:id="2" w:author="Medina Ortiz, David Alfredo" w:date="2024-11-11T17:49:00Z"/>
          <w:lang w:val="en-US"/>
        </w:rPr>
      </w:pPr>
      <w:r w:rsidRPr="009A1E56">
        <w:rPr>
          <w:vertAlign w:val="superscript"/>
          <w:lang w:val="en-US"/>
        </w:rPr>
        <w:t>3</w:t>
      </w:r>
      <w:r w:rsidRPr="009A1E56">
        <w:rPr>
          <w:lang w:val="en-US"/>
        </w:rPr>
        <w:t> School of Medicine, University of Magallanes, Punta Arenas, Chile.</w:t>
      </w:r>
    </w:p>
    <w:p w14:paraId="3256A9C5" w14:textId="1DC38877" w:rsidR="00753249" w:rsidRPr="00753249" w:rsidRDefault="00753249" w:rsidP="00753249">
      <w:pPr>
        <w:pStyle w:val="Afiliation"/>
        <w:rPr>
          <w:ins w:id="3" w:author="Medina Ortiz, David Alfredo" w:date="2024-11-11T17:49:00Z"/>
          <w:rPrChange w:id="4" w:author="Medina Ortiz, David Alfredo" w:date="2024-11-11T17:50:00Z">
            <w:rPr>
              <w:ins w:id="5" w:author="Medina Ortiz, David Alfredo" w:date="2024-11-11T17:49:00Z"/>
              <w:lang w:val="en-US"/>
            </w:rPr>
          </w:rPrChange>
        </w:rPr>
      </w:pPr>
      <w:ins w:id="6" w:author="Medina Ortiz, David Alfredo" w:date="2024-11-11T17:49:00Z">
        <w:r w:rsidRPr="00753249">
          <w:rPr>
            <w:vertAlign w:val="superscript"/>
            <w:rPrChange w:id="7" w:author="Medina Ortiz, David Alfredo" w:date="2024-11-11T17:50:00Z">
              <w:rPr>
                <w:vertAlign w:val="superscript"/>
                <w:lang w:val="en-US"/>
              </w:rPr>
            </w:rPrChange>
          </w:rPr>
          <w:t>4</w:t>
        </w:r>
        <w:r w:rsidRPr="00753249">
          <w:rPr>
            <w:rPrChange w:id="8" w:author="Medina Ortiz, David Alfredo" w:date="2024-11-11T17:50:00Z">
              <w:rPr>
                <w:lang w:val="en-US"/>
              </w:rPr>
            </w:rPrChange>
          </w:rPr>
          <w:t> </w:t>
        </w:r>
      </w:ins>
      <w:ins w:id="9" w:author="Medina Ortiz, David Alfredo" w:date="2024-11-11T17:50:00Z">
        <w:r w:rsidRPr="00753249">
          <w:rPr>
            <w:rPrChange w:id="10" w:author="Medina Ortiz, David Alfredo" w:date="2024-11-11T17:50:00Z">
              <w:rPr>
                <w:lang w:val="en-US"/>
              </w:rPr>
            </w:rPrChange>
          </w:rPr>
          <w:t>Departamento de Ingeniería en Computación</w:t>
        </w:r>
        <w:r>
          <w:t>, Universidad de Magallanes</w:t>
        </w:r>
      </w:ins>
      <w:ins w:id="11" w:author="Medina Ortiz, David Alfredo" w:date="2024-11-11T17:49:00Z">
        <w:r w:rsidRPr="00753249">
          <w:rPr>
            <w:rPrChange w:id="12" w:author="Medina Ortiz, David Alfredo" w:date="2024-11-11T17:50:00Z">
              <w:rPr>
                <w:lang w:val="en-US"/>
              </w:rPr>
            </w:rPrChange>
          </w:rPr>
          <w:t>, Punta Arenas, Chile.</w:t>
        </w:r>
      </w:ins>
    </w:p>
    <w:p w14:paraId="41BBB439" w14:textId="6F7451C4" w:rsidR="00753249" w:rsidRDefault="00753249" w:rsidP="00753249">
      <w:pPr>
        <w:pStyle w:val="Afiliation"/>
        <w:rPr>
          <w:ins w:id="13" w:author="Medina Ortiz, David Alfredo" w:date="2024-11-11T17:49:00Z"/>
          <w:lang w:val="en-US"/>
        </w:rPr>
      </w:pPr>
      <w:ins w:id="14" w:author="Medina Ortiz, David Alfredo" w:date="2024-11-11T17:49:00Z">
        <w:r>
          <w:rPr>
            <w:vertAlign w:val="superscript"/>
            <w:lang w:val="en-US"/>
          </w:rPr>
          <w:t>5</w:t>
        </w:r>
        <w:r w:rsidRPr="009A1E56">
          <w:rPr>
            <w:lang w:val="en-US"/>
          </w:rPr>
          <w:t> </w:t>
        </w:r>
      </w:ins>
      <w:ins w:id="15" w:author="Medina Ortiz, David Alfredo" w:date="2024-11-11T17:50:00Z">
        <w:r>
          <w:rPr>
            <w:lang w:val="en-US"/>
          </w:rPr>
          <w:t xml:space="preserve">Centre for </w:t>
        </w:r>
        <w:proofErr w:type="spellStart"/>
        <w:r>
          <w:rPr>
            <w:lang w:val="en-US"/>
          </w:rPr>
          <w:t>Biotechnoly</w:t>
        </w:r>
        <w:proofErr w:type="spellEnd"/>
        <w:r>
          <w:rPr>
            <w:lang w:val="en-US"/>
          </w:rPr>
          <w:t xml:space="preserve"> and Bioengineering, </w:t>
        </w:r>
        <w:proofErr w:type="spellStart"/>
        <w:r>
          <w:rPr>
            <w:lang w:val="en-US"/>
          </w:rPr>
          <w:t>CeBiB</w:t>
        </w:r>
        <w:proofErr w:type="spellEnd"/>
        <w:r>
          <w:rPr>
            <w:lang w:val="en-US"/>
          </w:rPr>
          <w:t>, Universidad de Chile</w:t>
        </w:r>
      </w:ins>
      <w:ins w:id="16" w:author="Medina Ortiz, David Alfredo" w:date="2024-11-11T17:49:00Z">
        <w:r w:rsidRPr="009A1E56">
          <w:rPr>
            <w:lang w:val="en-US"/>
          </w:rPr>
          <w:t xml:space="preserve">, </w:t>
        </w:r>
      </w:ins>
      <w:ins w:id="17" w:author="Medina Ortiz, David Alfredo" w:date="2024-11-11T17:50:00Z">
        <w:r>
          <w:rPr>
            <w:lang w:val="en-US"/>
          </w:rPr>
          <w:t>Santiago</w:t>
        </w:r>
      </w:ins>
      <w:ins w:id="18" w:author="Medina Ortiz, David Alfredo" w:date="2024-11-11T17:49:00Z">
        <w:r w:rsidRPr="009A1E56">
          <w:rPr>
            <w:lang w:val="en-US"/>
          </w:rPr>
          <w:t>, Chile.</w:t>
        </w:r>
      </w:ins>
    </w:p>
    <w:p w14:paraId="4CC17867" w14:textId="77777777" w:rsidR="00753249" w:rsidRPr="009A1E56" w:rsidRDefault="00753249">
      <w:pPr>
        <w:pStyle w:val="Afiliation"/>
        <w:rPr>
          <w:lang w:val="en-US"/>
        </w:rPr>
      </w:pPr>
    </w:p>
    <w:p w14:paraId="49C12052" w14:textId="77777777" w:rsidR="007C23A0" w:rsidRDefault="00000000">
      <w:pPr>
        <w:pStyle w:val="Ttulo3"/>
      </w:pPr>
      <w:bookmarkStart w:id="19" w:name="correspondence"/>
      <w:r>
        <w:t>*Correspondence:</w:t>
      </w:r>
    </w:p>
    <w:p w14:paraId="1101D8B0" w14:textId="77777777" w:rsidR="007C23A0" w:rsidRDefault="00000000">
      <w:pPr>
        <w:pStyle w:val="FirstParagraph"/>
      </w:pPr>
      <w:r>
        <w:t xml:space="preserve">Cristian </w:t>
      </w:r>
      <w:proofErr w:type="spellStart"/>
      <w:r>
        <w:t>Núñez</w:t>
      </w:r>
      <w:proofErr w:type="spellEnd"/>
      <w:r>
        <w:t xml:space="preserve">-Espinosa, School of Medicine, University of Magallanes, Punta Arenas, Chile. </w:t>
      </w:r>
      <w:r w:rsidRPr="009A1E56">
        <w:rPr>
          <w:lang w:val="es-CL"/>
        </w:rPr>
        <w:t xml:space="preserve">Centro Asistencial de Docencia e Investigación CADI-UMAG, Chile. e-mail: </w:t>
      </w:r>
      <w:hyperlink r:id="rId5">
        <w:r w:rsidRPr="009A1E56">
          <w:rPr>
            <w:rStyle w:val="Hipervnculo"/>
            <w:lang w:val="es-CL"/>
          </w:rPr>
          <w:t>cristian.nunez@umag.cl</w:t>
        </w:r>
      </w:hyperlink>
      <w:r w:rsidRPr="009A1E56">
        <w:rPr>
          <w:lang w:val="es-CL"/>
        </w:rPr>
        <w:t xml:space="preserve">. </w:t>
      </w:r>
      <w:r>
        <w:t xml:space="preserve">Address: Avenida </w:t>
      </w:r>
      <w:proofErr w:type="spellStart"/>
      <w:r>
        <w:t>Bulnes</w:t>
      </w:r>
      <w:proofErr w:type="spellEnd"/>
      <w:r>
        <w:t xml:space="preserve"> 01855, Box 113-D. Phone: +56 61 2201411.</w:t>
      </w:r>
    </w:p>
    <w:p w14:paraId="0EE284D3" w14:textId="77777777" w:rsidR="007C23A0" w:rsidRDefault="00000000">
      <w:r>
        <w:br w:type="page"/>
      </w:r>
    </w:p>
    <w:p w14:paraId="230E3E90" w14:textId="77777777" w:rsidR="007C23A0" w:rsidRDefault="00000000">
      <w:pPr>
        <w:pStyle w:val="Ttulo2"/>
      </w:pPr>
      <w:bookmarkStart w:id="20" w:name="abstract"/>
      <w:bookmarkEnd w:id="19"/>
      <w:commentRangeStart w:id="21"/>
      <w:commentRangeStart w:id="22"/>
      <w:r>
        <w:lastRenderedPageBreak/>
        <w:t>Abstract</w:t>
      </w:r>
      <w:commentRangeEnd w:id="21"/>
      <w:r w:rsidR="00753249">
        <w:rPr>
          <w:rStyle w:val="Refdecomentario"/>
          <w:rFonts w:eastAsiaTheme="minorHAnsi" w:cstheme="minorBidi"/>
          <w:b w:val="0"/>
          <w:bCs w:val="0"/>
        </w:rPr>
        <w:commentReference w:id="21"/>
      </w:r>
      <w:commentRangeEnd w:id="22"/>
      <w:r w:rsidR="00753249">
        <w:rPr>
          <w:rStyle w:val="Refdecomentario"/>
          <w:rFonts w:eastAsiaTheme="minorHAnsi" w:cstheme="minorBidi"/>
          <w:b w:val="0"/>
          <w:bCs w:val="0"/>
        </w:rPr>
        <w:commentReference w:id="22"/>
      </w:r>
    </w:p>
    <w:p w14:paraId="11245454" w14:textId="2236D3AA" w:rsidR="00753249" w:rsidRDefault="00753249">
      <w:pPr>
        <w:pStyle w:val="FirstParagraph"/>
        <w:rPr>
          <w:ins w:id="23" w:author="Medina Ortiz, David Alfredo" w:date="2024-11-11T17:51:00Z"/>
          <w:b/>
          <w:bCs/>
        </w:rPr>
      </w:pPr>
      <w:ins w:id="24" w:author="Medina Ortiz, David Alfredo" w:date="2024-11-11T17:51:00Z">
        <w:r>
          <w:rPr>
            <w:b/>
            <w:bCs/>
          </w:rPr>
          <w:t xml:space="preserve">Motivation: XXX, </w:t>
        </w:r>
      </w:ins>
      <w:ins w:id="25" w:author="Medina Ortiz, David Alfredo" w:date="2024-11-11T17:52:00Z">
        <w:r>
          <w:rPr>
            <w:b/>
            <w:bCs/>
          </w:rPr>
          <w:t>Definition, why is important and current approaches,</w:t>
        </w:r>
      </w:ins>
      <w:ins w:id="26" w:author="Medina Ortiz, David Alfredo" w:date="2024-11-11T17:53:00Z">
        <w:r>
          <w:rPr>
            <w:b/>
            <w:bCs/>
          </w:rPr>
          <w:t xml:space="preserve"> what is the gap in this problem?</w:t>
        </w:r>
      </w:ins>
    </w:p>
    <w:p w14:paraId="2375D613" w14:textId="575BD3C6" w:rsidR="00753249" w:rsidRDefault="00753249" w:rsidP="00753249">
      <w:pPr>
        <w:pStyle w:val="Textoindependiente"/>
        <w:rPr>
          <w:ins w:id="27" w:author="Medina Ortiz, David Alfredo" w:date="2024-11-11T17:51:00Z"/>
        </w:rPr>
      </w:pPr>
      <w:ins w:id="28" w:author="Medina Ortiz, David Alfredo" w:date="2024-11-11T17:51:00Z">
        <w:r>
          <w:t>Aims</w:t>
        </w:r>
      </w:ins>
      <w:ins w:id="29" w:author="Medina Ortiz, David Alfredo" w:date="2024-11-11T17:53:00Z">
        <w:r>
          <w:t xml:space="preserve"> and proposal</w:t>
        </w:r>
      </w:ins>
      <w:ins w:id="30" w:author="Medina Ortiz, David Alfredo" w:date="2024-11-11T17:51:00Z">
        <w:r>
          <w:t>: XXX</w:t>
        </w:r>
      </w:ins>
      <w:ins w:id="31" w:author="Medina Ortiz, David Alfredo" w:date="2024-11-11T17:53:00Z">
        <w:r>
          <w:t>… What is the idea in here and what is the proposal</w:t>
        </w:r>
      </w:ins>
    </w:p>
    <w:p w14:paraId="1F33580A" w14:textId="7D4697CA" w:rsidR="00753249" w:rsidRDefault="00753249" w:rsidP="00753249">
      <w:pPr>
        <w:pStyle w:val="Textoindependiente"/>
        <w:rPr>
          <w:ins w:id="32" w:author="Medina Ortiz, David Alfredo" w:date="2024-11-11T17:51:00Z"/>
        </w:rPr>
      </w:pPr>
      <w:ins w:id="33" w:author="Medina Ortiz, David Alfredo" w:date="2024-11-11T17:51:00Z">
        <w:r>
          <w:t>Methods:</w:t>
        </w:r>
      </w:ins>
      <w:ins w:id="34" w:author="Medina Ortiz, David Alfredo" w:date="2024-11-11T17:53:00Z">
        <w:r>
          <w:t xml:space="preserve"> xxx… </w:t>
        </w:r>
      </w:ins>
      <w:ins w:id="35" w:author="Medina Ortiz, David Alfredo" w:date="2024-11-11T17:54:00Z">
        <w:r>
          <w:t xml:space="preserve">main strategies and methodologies </w:t>
        </w:r>
      </w:ins>
    </w:p>
    <w:p w14:paraId="77324EBA" w14:textId="5237FA8A" w:rsidR="00753249" w:rsidRDefault="00753249">
      <w:pPr>
        <w:pStyle w:val="FirstParagraph"/>
        <w:rPr>
          <w:ins w:id="36" w:author="Medina Ortiz, David Alfredo" w:date="2024-11-11T17:52:00Z"/>
        </w:rPr>
      </w:pPr>
      <w:ins w:id="37" w:author="Medina Ortiz, David Alfredo" w:date="2024-11-11T17:52:00Z">
        <w:r w:rsidRPr="00753249">
          <w:t>Main results and findings</w:t>
        </w:r>
      </w:ins>
      <w:ins w:id="38" w:author="Medina Ortiz, David Alfredo" w:date="2024-11-11T17:54:00Z">
        <w:r>
          <w:t xml:space="preserve">… Main results and </w:t>
        </w:r>
      </w:ins>
    </w:p>
    <w:p w14:paraId="72B1DA1F" w14:textId="597E7ABF" w:rsidR="00753249" w:rsidRPr="00753249" w:rsidRDefault="00753249">
      <w:pPr>
        <w:pStyle w:val="Textoindependiente"/>
        <w:rPr>
          <w:ins w:id="39" w:author="Medina Ortiz, David Alfredo" w:date="2024-11-11T17:52:00Z"/>
        </w:rPr>
        <w:pPrChange w:id="40" w:author="Medina Ortiz, David Alfredo" w:date="2024-11-11T17:52:00Z">
          <w:pPr>
            <w:pStyle w:val="FirstParagraph"/>
          </w:pPr>
        </w:pPrChange>
      </w:pPr>
      <w:ins w:id="41" w:author="Medina Ortiz, David Alfredo" w:date="2024-11-11T17:52:00Z">
        <w:r>
          <w:t>Discussion and conclusions</w:t>
        </w:r>
      </w:ins>
      <w:ins w:id="42" w:author="Medina Ortiz, David Alfredo" w:date="2024-11-11T17:54:00Z">
        <w:r>
          <w:t xml:space="preserve">… </w:t>
        </w:r>
      </w:ins>
      <w:ins w:id="43" w:author="Medina Ortiz, David Alfredo" w:date="2024-11-11T17:55:00Z">
        <w:r>
          <w:t>Relevance of results</w:t>
        </w:r>
      </w:ins>
      <w:ins w:id="44" w:author="Medina Ortiz, David Alfredo" w:date="2024-11-11T17:56:00Z">
        <w:r>
          <w:t>, conclusions and future work</w:t>
        </w:r>
      </w:ins>
    </w:p>
    <w:p w14:paraId="7482DEB8" w14:textId="7CB2ECC5" w:rsidR="007C23A0" w:rsidRDefault="00000000">
      <w:pPr>
        <w:pStyle w:val="FirstParagraph"/>
      </w:pPr>
      <w:r>
        <w:rPr>
          <w:b/>
          <w:bCs/>
        </w:rPr>
        <w:t>Objective</w:t>
      </w:r>
      <w:r>
        <w:t>: This study aims to develop and validate a novel non-linear model for characterizing RR interval (</w:t>
      </w:r>
      <w:proofErr w:type="spellStart"/>
      <w:r>
        <w:t>RRi</w:t>
      </w:r>
      <w:proofErr w:type="spellEnd"/>
      <w:r>
        <w:t xml:space="preserve">) dynamics during exercise and recovery, enhancing the understanding of the cardiac autonomic function and its implications for both clinical practice and athletic training. </w:t>
      </w:r>
      <w:r>
        <w:rPr>
          <w:b/>
          <w:bCs/>
        </w:rPr>
        <w:t>Methods</w:t>
      </w:r>
      <w:r>
        <w:t xml:space="preserve">: A cohort of 272 participants underwent a validated exercise protocol, during which continuous heart rate data, including RR intervals, were collected. A non-linear logistic approach was employed to model the fluctuations in </w:t>
      </w:r>
      <w:proofErr w:type="spellStart"/>
      <w:r>
        <w:t>RRi</w:t>
      </w:r>
      <w:proofErr w:type="spellEnd"/>
      <w:r>
        <w:t xml:space="preserve">. </w:t>
      </w:r>
      <w:proofErr w:type="spellStart"/>
      <w:r>
        <w:t>Sobol</w:t>
      </w:r>
      <w:proofErr w:type="spellEnd"/>
      <w:r>
        <w:t xml:space="preserve"> sensitivity analysis was conducted to assess the influence of model parameters on RR dynamics. </w:t>
      </w:r>
      <w:r>
        <w:rPr>
          <w:b/>
          <w:bCs/>
        </w:rPr>
        <w:t>Results</w:t>
      </w:r>
      <w:r>
        <w:t xml:space="preserve">: The proposed model successfully captured the complex fluctuations in </w:t>
      </w:r>
      <w:proofErr w:type="spellStart"/>
      <w:r>
        <w:t>RRi</w:t>
      </w:r>
      <w:proofErr w:type="spellEnd"/>
      <w:r>
        <w:t xml:space="preserve">, demonstrating significant sensitivity to baseline </w:t>
      </w:r>
      <w:proofErr w:type="spellStart"/>
      <w:r>
        <w:t>RRi</w:t>
      </w:r>
      <w:proofErr w:type="spellEnd"/>
      <w:r>
        <w:t xml:space="preserve"> and recovery proportions, which were identified as key drivers of model output variance. Validation against physiological benchmarks confirmed the model’s robustness and accuracy in real-time assessments, indicating its effectiveness in reflecting autonomic recovery post-exercise. </w:t>
      </w:r>
      <w:r>
        <w:rPr>
          <w:b/>
          <w:bCs/>
        </w:rPr>
        <w:t>Conclusion</w:t>
      </w:r>
      <w:r>
        <w:t>: This study presents a novel non-linear model of RR interval dynamics that provides valuable insights into cardiac autonomic responses during exercise and recovery. By enhancing the precision of cardiovascular assessments, the model holds significant promise for supporting personalized health interventions and optimizing performance in both clinical and athletic settings.</w:t>
      </w:r>
    </w:p>
    <w:p w14:paraId="5BA732D3" w14:textId="3BFF2D06" w:rsidR="007C23A0" w:rsidRDefault="00000000">
      <w:pPr>
        <w:pStyle w:val="Textoindependiente"/>
      </w:pPr>
      <w:r>
        <w:rPr>
          <w:b/>
          <w:bCs/>
        </w:rPr>
        <w:t>Keywords</w:t>
      </w:r>
      <w:r>
        <w:t>: Heart Rate Variability, Exercise Physiology, Autonomic Nervous System, Cardiovascular System, Models, Theoretical, Logistic Models</w:t>
      </w:r>
      <w:ins w:id="45" w:author="Medina Ortiz, David Alfredo" w:date="2024-11-11T17:57:00Z">
        <w:r w:rsidR="00753249">
          <w:t>, Non-linear mathematical models</w:t>
        </w:r>
      </w:ins>
      <w:del w:id="46" w:author="Medina Ortiz, David Alfredo" w:date="2024-11-11T17:57:00Z">
        <w:r w:rsidDel="00753249">
          <w:delText>.</w:delText>
        </w:r>
      </w:del>
    </w:p>
    <w:p w14:paraId="3855BDC4" w14:textId="77777777" w:rsidR="007C23A0" w:rsidRDefault="00000000">
      <w:r>
        <w:br w:type="page"/>
      </w:r>
    </w:p>
    <w:p w14:paraId="4C5DDE5F" w14:textId="77777777" w:rsidR="007C23A0" w:rsidRDefault="00000000">
      <w:pPr>
        <w:pStyle w:val="Ttulo1"/>
      </w:pPr>
      <w:bookmarkStart w:id="47" w:name="introduction"/>
      <w:bookmarkEnd w:id="20"/>
      <w:r>
        <w:lastRenderedPageBreak/>
        <w:t>Introduction</w:t>
      </w:r>
    </w:p>
    <w:p w14:paraId="4828B801" w14:textId="77777777" w:rsidR="007C23A0" w:rsidRDefault="00000000">
      <w:pPr>
        <w:pStyle w:val="FirstParagraph"/>
      </w:pPr>
      <w:commentRangeStart w:id="48"/>
      <w:r>
        <w:t xml:space="preserve">Current </w:t>
      </w:r>
      <w:commentRangeEnd w:id="48"/>
      <w:r w:rsidR="00753249">
        <w:rPr>
          <w:rStyle w:val="Refdecomentario"/>
        </w:rPr>
        <w:commentReference w:id="48"/>
      </w:r>
      <w:r>
        <w:t xml:space="preserve">research has extensively examined the mechanisms underlying cardiac autonomic dynamics in response to exercise and their links to health-related quality of life and cardiovascular disease risk. Understanding these autonomic processes offers valuable insights into optimizing exercise-induced adaptations, with implications for younger and older </w:t>
      </w:r>
      <w:commentRangeStart w:id="49"/>
      <w:r>
        <w:t>individuals</w:t>
      </w:r>
      <w:commentRangeEnd w:id="49"/>
      <w:r w:rsidR="007F450A">
        <w:rPr>
          <w:rStyle w:val="Refdecomentario"/>
        </w:rPr>
        <w:commentReference w:id="49"/>
      </w:r>
      <w:r>
        <w:t>.</w:t>
      </w:r>
    </w:p>
    <w:p w14:paraId="5D27E1DE" w14:textId="77777777" w:rsidR="007C23A0" w:rsidRDefault="00000000">
      <w:pPr>
        <w:pStyle w:val="Textoindependiente"/>
      </w:pPr>
      <w:commentRangeStart w:id="50"/>
      <w:r>
        <w:t xml:space="preserve">In </w:t>
      </w:r>
      <w:commentRangeEnd w:id="50"/>
      <w:r w:rsidR="007F450A">
        <w:rPr>
          <w:rStyle w:val="Refdecomentario"/>
        </w:rPr>
        <w:commentReference w:id="50"/>
      </w:r>
      <w:r>
        <w:t xml:space="preserve">this context, the study of </w:t>
      </w:r>
      <w:commentRangeStart w:id="51"/>
      <w:r>
        <w:t>R-R intervals (</w:t>
      </w:r>
      <w:proofErr w:type="spellStart"/>
      <w:r>
        <w:t>RRi</w:t>
      </w:r>
      <w:proofErr w:type="spellEnd"/>
      <w:r>
        <w:t xml:space="preserve">) </w:t>
      </w:r>
      <w:commentRangeEnd w:id="51"/>
      <w:r w:rsidR="007F450A">
        <w:rPr>
          <w:rStyle w:val="Refdecomentario"/>
        </w:rPr>
        <w:commentReference w:id="51"/>
      </w:r>
      <w:r>
        <w:t>in response to exercise has emerged as an important research area, given its relevance to cardiovascular health, athletic performance, and physiological adaptation (</w:t>
      </w:r>
      <w:commentRangeStart w:id="52"/>
      <w:r>
        <w:t>Kristal-</w:t>
      </w:r>
      <w:proofErr w:type="spellStart"/>
      <w:r>
        <w:t>Boneh</w:t>
      </w:r>
      <w:proofErr w:type="spellEnd"/>
      <w:r>
        <w:t xml:space="preserve"> et al., 1995; </w:t>
      </w:r>
      <w:commentRangeEnd w:id="52"/>
      <w:r w:rsidR="007F450A">
        <w:rPr>
          <w:rStyle w:val="Refdecomentario"/>
        </w:rPr>
        <w:commentReference w:id="52"/>
      </w:r>
      <w:r>
        <w:t xml:space="preserve">Thayer et al., 2010; Dong, 2016; Lundstrom et al., 2023). Unlike heart rate variability (HRV), which aggregates autonomic responses over time, </w:t>
      </w:r>
      <w:proofErr w:type="spellStart"/>
      <w:r>
        <w:t>RRi</w:t>
      </w:r>
      <w:proofErr w:type="spellEnd"/>
      <w:r>
        <w:t xml:space="preserve"> analysis provides a more granular, direct view of cardiac electrical activity during or immediately following exercise, particularly in older adults (</w:t>
      </w:r>
      <w:proofErr w:type="spellStart"/>
      <w:r>
        <w:t>Mongin</w:t>
      </w:r>
      <w:proofErr w:type="spellEnd"/>
      <w:r>
        <w:t xml:space="preserve"> et al., 2022; Castillo-Aguilar et al., 2023; </w:t>
      </w:r>
      <w:proofErr w:type="spellStart"/>
      <w:r>
        <w:t>Mabe</w:t>
      </w:r>
      <w:proofErr w:type="spellEnd"/>
      <w:r>
        <w:t xml:space="preserve">-Castro et al., 2024). Analyzing the temporal dynamics of </w:t>
      </w:r>
      <w:proofErr w:type="spellStart"/>
      <w:r>
        <w:t>RRi</w:t>
      </w:r>
      <w:proofErr w:type="spellEnd"/>
      <w:r>
        <w:t xml:space="preserve"> (i.e., the time between successive heartbeats) provides invaluable insights into how the cardiovascular system behaves to and recovers from physical stressors such as exercise-induced fatigue and competition-related strain (Castillo-Aguilar et al., 2021; </w:t>
      </w:r>
      <w:proofErr w:type="spellStart"/>
      <w:r>
        <w:t>Eser</w:t>
      </w:r>
      <w:proofErr w:type="spellEnd"/>
      <w:r>
        <w:t xml:space="preserve"> et al., 2022a).</w:t>
      </w:r>
    </w:p>
    <w:p w14:paraId="5E10E3E1" w14:textId="77777777" w:rsidR="007C23A0" w:rsidRDefault="00000000">
      <w:pPr>
        <w:pStyle w:val="Textoindependiente"/>
      </w:pPr>
      <w:r>
        <w:t xml:space="preserve">Understanding </w:t>
      </w:r>
      <w:commentRangeStart w:id="53"/>
      <w:r>
        <w:t xml:space="preserve">these </w:t>
      </w:r>
      <w:commentRangeEnd w:id="53"/>
      <w:r w:rsidR="007F450A">
        <w:rPr>
          <w:rStyle w:val="Refdecomentario"/>
        </w:rPr>
        <w:commentReference w:id="53"/>
      </w:r>
      <w:r>
        <w:t>fluctuations is particularly relevant during dynamic exercise periods, where the autonomic nervous system (ANS) shifts between parasympathetic withdrawal and sympathetic activation (</w:t>
      </w:r>
      <w:proofErr w:type="spellStart"/>
      <w:r>
        <w:t>Boettger</w:t>
      </w:r>
      <w:proofErr w:type="spellEnd"/>
      <w:r>
        <w:t xml:space="preserve"> et al., 2010). Modeling </w:t>
      </w:r>
      <w:proofErr w:type="spellStart"/>
      <w:r>
        <w:t>RRi</w:t>
      </w:r>
      <w:proofErr w:type="spellEnd"/>
      <w:r>
        <w:t xml:space="preserve"> dynamics, rather than relying on broader HRV metrics, allows for a direct assessment of physiological markers of autonomic adaptation to stress (</w:t>
      </w:r>
      <w:proofErr w:type="spellStart"/>
      <w:r>
        <w:t>Hautala</w:t>
      </w:r>
      <w:proofErr w:type="spellEnd"/>
      <w:r>
        <w:t xml:space="preserve"> et al., 2003). This approach is valuable for </w:t>
      </w:r>
      <w:commentRangeStart w:id="54"/>
      <w:r>
        <w:t xml:space="preserve">identifying recovery patterns and understanding </w:t>
      </w:r>
      <w:commentRangeEnd w:id="54"/>
      <w:r w:rsidR="007F450A">
        <w:rPr>
          <w:rStyle w:val="Refdecomentario"/>
        </w:rPr>
        <w:commentReference w:id="54"/>
      </w:r>
      <w:r>
        <w:t>cardiovascular reactivity across individuals with various fitness levels (</w:t>
      </w:r>
      <w:proofErr w:type="spellStart"/>
      <w:r>
        <w:t>Mongin</w:t>
      </w:r>
      <w:proofErr w:type="spellEnd"/>
      <w:r>
        <w:t xml:space="preserve"> et al., 2022).</w:t>
      </w:r>
    </w:p>
    <w:p w14:paraId="49030D99" w14:textId="77777777" w:rsidR="007C23A0" w:rsidRDefault="00000000">
      <w:pPr>
        <w:pStyle w:val="Textoindependiente"/>
      </w:pPr>
      <w:commentRangeStart w:id="55"/>
      <w:r>
        <w:t xml:space="preserve">Despite </w:t>
      </w:r>
      <w:commentRangeEnd w:id="55"/>
      <w:r w:rsidR="0030547F">
        <w:rPr>
          <w:rStyle w:val="Refdecomentario"/>
        </w:rPr>
        <w:commentReference w:id="55"/>
      </w:r>
      <w:r>
        <w:t xml:space="preserve">its importance, modeling </w:t>
      </w:r>
      <w:proofErr w:type="spellStart"/>
      <w:r>
        <w:t>RRi</w:t>
      </w:r>
      <w:proofErr w:type="spellEnd"/>
      <w:r>
        <w:t xml:space="preserve"> behavior during and after exercise in a continuous measurement poses significant challenges. Traditional approaches, such as linear regression and time-series analysis, often fail to capture the intricate transitions in </w:t>
      </w:r>
      <w:proofErr w:type="spellStart"/>
      <w:r>
        <w:t>RRi</w:t>
      </w:r>
      <w:proofErr w:type="spellEnd"/>
      <w:r>
        <w:t xml:space="preserve">, especially under intense exertion and recovery </w:t>
      </w:r>
      <w:commentRangeStart w:id="56"/>
      <w:r>
        <w:t>phases</w:t>
      </w:r>
      <w:commentRangeEnd w:id="56"/>
      <w:r w:rsidR="0030547F">
        <w:rPr>
          <w:rStyle w:val="Refdecomentario"/>
        </w:rPr>
        <w:commentReference w:id="56"/>
      </w:r>
      <w:r>
        <w:t xml:space="preserve">. </w:t>
      </w:r>
      <w:commentRangeStart w:id="57"/>
      <w:r>
        <w:t xml:space="preserve">This </w:t>
      </w:r>
      <w:commentRangeEnd w:id="57"/>
      <w:r w:rsidR="0030547F">
        <w:rPr>
          <w:rStyle w:val="Refdecomentario"/>
        </w:rPr>
        <w:commentReference w:id="57"/>
      </w:r>
      <w:r>
        <w:t>difficulty arises due to the inherently non-linear and non-stationary nature of HRV (</w:t>
      </w:r>
      <w:proofErr w:type="spellStart"/>
      <w:r>
        <w:t>Gronwald</w:t>
      </w:r>
      <w:proofErr w:type="spellEnd"/>
      <w:r>
        <w:t xml:space="preserve"> et al., 2019a). While linear models </w:t>
      </w:r>
      <w:r>
        <w:lastRenderedPageBreak/>
        <w:t xml:space="preserve">oversimplify these dynamics, advanced non-linear approaches have been developed to address the limitations of linear analysis. However, many focus on HRV summaries rather than direct </w:t>
      </w:r>
      <w:proofErr w:type="spellStart"/>
      <w:r>
        <w:t>RRi</w:t>
      </w:r>
      <w:proofErr w:type="spellEnd"/>
      <w:r>
        <w:t xml:space="preserve"> modeling (</w:t>
      </w:r>
      <w:proofErr w:type="spellStart"/>
      <w:r>
        <w:t>Gronwald</w:t>
      </w:r>
      <w:proofErr w:type="spellEnd"/>
      <w:r>
        <w:t xml:space="preserve"> et al., 2019b).</w:t>
      </w:r>
    </w:p>
    <w:p w14:paraId="152D7EC7" w14:textId="15F1BA1E" w:rsidR="007C23A0" w:rsidRDefault="00000000">
      <w:pPr>
        <w:pStyle w:val="Textoindependiente"/>
      </w:pPr>
      <w:r>
        <w:t xml:space="preserve">Recent studies have begun exploring non-linear models for </w:t>
      </w:r>
      <w:proofErr w:type="spellStart"/>
      <w:r>
        <w:t>RRi</w:t>
      </w:r>
      <w:proofErr w:type="spellEnd"/>
      <w:r>
        <w:t xml:space="preserve"> dynamics, recognizing their potential to capture the complexity of cardiovascular response to </w:t>
      </w:r>
      <w:commentRangeStart w:id="58"/>
      <w:r>
        <w:t>exercise</w:t>
      </w:r>
      <w:commentRangeEnd w:id="58"/>
      <w:r w:rsidR="00055410">
        <w:rPr>
          <w:rStyle w:val="Refdecomentario"/>
        </w:rPr>
        <w:commentReference w:id="58"/>
      </w:r>
      <w:r>
        <w:t xml:space="preserve">. Exponential decay models, for example, have been proposed to describe </w:t>
      </w:r>
      <w:proofErr w:type="spellStart"/>
      <w:r>
        <w:t>RRi</w:t>
      </w:r>
      <w:proofErr w:type="spellEnd"/>
      <w:r>
        <w:t xml:space="preserve"> recovery, while logistic functions have been used to model the gradual return to baseline after high-intensity exercise (</w:t>
      </w:r>
      <w:proofErr w:type="spellStart"/>
      <w:r>
        <w:t>Gronwald</w:t>
      </w:r>
      <w:proofErr w:type="spellEnd"/>
      <w:r>
        <w:t xml:space="preserve"> et al., 2019b; </w:t>
      </w:r>
      <w:proofErr w:type="spellStart"/>
      <w:r>
        <w:t>Molkkari</w:t>
      </w:r>
      <w:proofErr w:type="spellEnd"/>
      <w:r>
        <w:t xml:space="preserve"> et al., 2020). These models offer advantages over traditional HRV metrics by providing a more detailed understanding of the cardiovascular system’s response to exercise (Wu and Poon, 2003). However, despite these </w:t>
      </w:r>
      <w:ins w:id="59" w:author="Medina Ortiz, David Alfredo" w:date="2024-11-11T18:28:00Z">
        <w:r w:rsidR="00055410" w:rsidRPr="009472B3">
          <w:rPr>
            <w:sz w:val="2"/>
            <w:szCs w:val="2"/>
            <w:rPrChange w:id="60" w:author="Medina Ortiz, David Alfredo" w:date="2024-11-11T18:29:00Z">
              <w:rPr/>
            </w:rPrChange>
          </w:rPr>
          <w:t>222222222222222222222222222222222222222222222222222222222222222222222222222222222222222222222222222222222222222222222222222222222222222222222222222222222222222222222222222222222222222222222222222222222222222222222222222222</w:t>
        </w:r>
      </w:ins>
      <w:r w:rsidRPr="009472B3">
        <w:rPr>
          <w:sz w:val="2"/>
          <w:szCs w:val="2"/>
          <w:rPrChange w:id="61" w:author="Medina Ortiz, David Alfredo" w:date="2024-11-11T18:29:00Z">
            <w:rPr/>
          </w:rPrChange>
        </w:rPr>
        <w:t>advancements</w:t>
      </w:r>
      <w:r>
        <w:t xml:space="preserve">, few models are specifically designed to capture real-time </w:t>
      </w:r>
      <w:proofErr w:type="spellStart"/>
      <w:r>
        <w:t>RRi</w:t>
      </w:r>
      <w:proofErr w:type="spellEnd"/>
      <w:r>
        <w:t xml:space="preserve"> fluctuations, and even fewer consider individual variability factors such as fitness level, autonomic balance, and exercise intensity (</w:t>
      </w:r>
      <w:proofErr w:type="spellStart"/>
      <w:r>
        <w:t>Kanniainen</w:t>
      </w:r>
      <w:proofErr w:type="spellEnd"/>
      <w:r>
        <w:t xml:space="preserve"> et al., 2023).</w:t>
      </w:r>
    </w:p>
    <w:p w14:paraId="0D6543C1" w14:textId="77777777" w:rsidR="007C23A0" w:rsidRDefault="00000000">
      <w:pPr>
        <w:pStyle w:val="Textoindependiente"/>
      </w:pPr>
      <w:commentRangeStart w:id="62"/>
      <w:r>
        <w:t xml:space="preserve">Given </w:t>
      </w:r>
      <w:commentRangeEnd w:id="62"/>
      <w:r w:rsidR="004212BE">
        <w:rPr>
          <w:rStyle w:val="Refdecomentario"/>
        </w:rPr>
        <w:commentReference w:id="62"/>
      </w:r>
      <w:proofErr w:type="spellStart"/>
      <w:r>
        <w:t>RRi’s</w:t>
      </w:r>
      <w:proofErr w:type="spellEnd"/>
      <w:r>
        <w:t xml:space="preserve"> unique characteristics, direct relationship with cardiac electrical activity, and responsiveness to autonomic changes, a model that accurately represents </w:t>
      </w:r>
      <w:proofErr w:type="spellStart"/>
      <w:r>
        <w:t>RRi’s</w:t>
      </w:r>
      <w:proofErr w:type="spellEnd"/>
      <w:r>
        <w:t xml:space="preserve"> non-linear fluctuations during exercise and recovery is compelling. Such a model would offer a more physiologically relevant representation of the heart’s behavior compared to the broader HRV indices commonly used in research (</w:t>
      </w:r>
      <w:proofErr w:type="spellStart"/>
      <w:r>
        <w:t>Bacopoulou</w:t>
      </w:r>
      <w:proofErr w:type="spellEnd"/>
      <w:r>
        <w:t xml:space="preserve"> et al., 2021).</w:t>
      </w:r>
    </w:p>
    <w:p w14:paraId="00E50415" w14:textId="77777777" w:rsidR="007C23A0" w:rsidRDefault="00000000">
      <w:pPr>
        <w:pStyle w:val="Textoindependiente"/>
      </w:pPr>
      <w:r>
        <w:t xml:space="preserve">Hence, the primary objective of this paper is to present </w:t>
      </w:r>
      <w:commentRangeStart w:id="63"/>
      <w:r>
        <w:t xml:space="preserve">a novel non-linear model </w:t>
      </w:r>
      <w:commentRangeEnd w:id="63"/>
      <w:r w:rsidR="007327F3">
        <w:rPr>
          <w:rStyle w:val="Refdecomentario"/>
        </w:rPr>
        <w:commentReference w:id="63"/>
      </w:r>
      <w:r>
        <w:t xml:space="preserve">that characterizes </w:t>
      </w:r>
      <w:proofErr w:type="spellStart"/>
      <w:r>
        <w:t>RRi</w:t>
      </w:r>
      <w:proofErr w:type="spellEnd"/>
      <w:r>
        <w:t xml:space="preserve"> fluctuations during exercise and recovery. This model is designed to capture the </w:t>
      </w:r>
      <w:commentRangeStart w:id="64"/>
      <w:r>
        <w:t>complex</w:t>
      </w:r>
      <w:commentRangeEnd w:id="64"/>
      <w:r w:rsidR="007327F3">
        <w:rPr>
          <w:rStyle w:val="Refdecomentario"/>
        </w:rPr>
        <w:commentReference w:id="64"/>
      </w:r>
      <w:r>
        <w:t xml:space="preserve">, real-time changes in </w:t>
      </w:r>
      <w:proofErr w:type="spellStart"/>
      <w:r>
        <w:t>RRi</w:t>
      </w:r>
      <w:proofErr w:type="spellEnd"/>
      <w:r>
        <w:t xml:space="preserve">, providing meaningful parameters that can enhance our understanding of the physiological processes underlying cardiovascular adaptation to exercise. By focusing exclusively on </w:t>
      </w:r>
      <w:proofErr w:type="spellStart"/>
      <w:r>
        <w:t>RRi</w:t>
      </w:r>
      <w:proofErr w:type="spellEnd"/>
      <w:r>
        <w:t xml:space="preserve">, the model can deliver insights directly applicable to athletic training regimens, recovery protocols, and clinical practices to improve cardiovascular health. The proposed model seeks to bridge the gap between existing modeling frameworks and the physiological reality of </w:t>
      </w:r>
      <w:proofErr w:type="spellStart"/>
      <w:r>
        <w:t>RRi</w:t>
      </w:r>
      <w:proofErr w:type="spellEnd"/>
      <w:r>
        <w:t xml:space="preserve"> dynamics during </w:t>
      </w:r>
      <w:commentRangeStart w:id="65"/>
      <w:r>
        <w:t>exercise</w:t>
      </w:r>
      <w:commentRangeEnd w:id="65"/>
      <w:r w:rsidR="007327F3">
        <w:rPr>
          <w:rStyle w:val="Refdecomentario"/>
        </w:rPr>
        <w:commentReference w:id="65"/>
      </w:r>
      <w:r>
        <w:t>.</w:t>
      </w:r>
    </w:p>
    <w:p w14:paraId="6CDA393F" w14:textId="77777777" w:rsidR="007C23A0" w:rsidRDefault="00000000">
      <w:pPr>
        <w:pStyle w:val="Ttulo1"/>
      </w:pPr>
      <w:bookmarkStart w:id="66" w:name="methods"/>
      <w:bookmarkEnd w:id="47"/>
      <w:commentRangeStart w:id="67"/>
      <w:r>
        <w:lastRenderedPageBreak/>
        <w:t>Methods</w:t>
      </w:r>
      <w:commentRangeEnd w:id="67"/>
      <w:r w:rsidR="00D0664A">
        <w:rPr>
          <w:rStyle w:val="Refdecomentario"/>
          <w:rFonts w:eastAsiaTheme="minorHAnsi" w:cstheme="minorBidi"/>
          <w:b w:val="0"/>
          <w:bCs w:val="0"/>
        </w:rPr>
        <w:commentReference w:id="67"/>
      </w:r>
    </w:p>
    <w:p w14:paraId="0AD318C2" w14:textId="77777777" w:rsidR="007C23A0" w:rsidRDefault="00000000">
      <w:pPr>
        <w:pStyle w:val="Ttulo2"/>
      </w:pPr>
      <w:bookmarkStart w:id="68" w:name="model-specification"/>
      <w:r>
        <w:t xml:space="preserve">Model </w:t>
      </w:r>
      <w:commentRangeStart w:id="69"/>
      <w:r>
        <w:t>Specification</w:t>
      </w:r>
      <w:commentRangeEnd w:id="69"/>
      <w:r w:rsidR="00D0664A">
        <w:rPr>
          <w:rStyle w:val="Refdecomentario"/>
          <w:rFonts w:eastAsiaTheme="minorHAnsi" w:cstheme="minorBidi"/>
          <w:b w:val="0"/>
          <w:bCs w:val="0"/>
        </w:rPr>
        <w:commentReference w:id="69"/>
      </w:r>
    </w:p>
    <w:p w14:paraId="5F6974A9" w14:textId="77777777" w:rsidR="007C23A0" w:rsidRDefault="00000000">
      <w:pPr>
        <w:pStyle w:val="FirstParagraph"/>
      </w:pPr>
      <w:r>
        <w:t xml:space="preserve">The mathematical model proposed to characterize the </w:t>
      </w:r>
      <w:proofErr w:type="spellStart"/>
      <w:r>
        <w:t>RRi</w:t>
      </w:r>
      <w:proofErr w:type="spellEnd"/>
      <w:r>
        <w:t xml:space="preserve"> response to exercise and recovery is defined by </w:t>
      </w:r>
      <w:commentRangeStart w:id="70"/>
      <w:r>
        <w:fldChar w:fldCharType="begin"/>
      </w:r>
      <w:r>
        <w:instrText>HYPERLINK \l "eq-main-model" \h</w:instrText>
      </w:r>
      <w:r>
        <w:fldChar w:fldCharType="separate"/>
      </w:r>
      <w:r>
        <w:rPr>
          <w:rStyle w:val="Hipervnculo"/>
        </w:rPr>
        <w:t>Equation 1</w:t>
      </w:r>
      <w:r>
        <w:rPr>
          <w:rStyle w:val="Hipervnculo"/>
        </w:rPr>
        <w:fldChar w:fldCharType="end"/>
      </w:r>
      <w:commentRangeEnd w:id="70"/>
      <w:r w:rsidR="007327F3">
        <w:rPr>
          <w:rStyle w:val="Refdecomentario"/>
        </w:rPr>
        <w:commentReference w:id="70"/>
      </w:r>
      <w:r>
        <w:t>.</w:t>
      </w:r>
    </w:p>
    <w:bookmarkStart w:id="71" w:name="eq-main-model"/>
    <w:p w14:paraId="6BAD5B59" w14:textId="77777777" w:rsidR="007C23A0" w:rsidRPr="00753249" w:rsidRDefault="00000000">
      <w:pPr>
        <w:pStyle w:val="Textoindependiente"/>
        <w:rPr>
          <w:lang w:val="de-DE"/>
        </w:rPr>
      </w:pPr>
      <m:oMathPara>
        <m:oMathParaPr>
          <m:jc m:val="center"/>
        </m:oMathParaPr>
        <m:oMath>
          <m:m>
            <m:mPr>
              <m:plcHide m:val="1"/>
              <m:mcs>
                <m:mc>
                  <m:mcPr>
                    <m:count m:val="1"/>
                    <m:mcJc m:val="right"/>
                  </m:mcPr>
                </m:mc>
              </m:mcs>
              <m:ctrlPr>
                <w:rPr>
                  <w:rFonts w:ascii="Cambria Math" w:hAnsi="Cambria Math"/>
                </w:rPr>
              </m:ctrlPr>
            </m:mPr>
            <m:mr>
              <m:e>
                <w:proofErr w:type="spellStart"/>
                <m:r>
                  <m:rPr>
                    <m:nor/>
                  </m:rPr>
                  <w:rPr>
                    <w:lang w:val="de-DE"/>
                  </w:rPr>
                  <m:t>RRi</m:t>
                </m:r>
                <w:proofErr w:type="spellEnd"/>
                <m:d>
                  <m:dPr>
                    <m:ctrlPr>
                      <w:rPr>
                        <w:rFonts w:ascii="Cambria Math" w:hAnsi="Cambria Math"/>
                      </w:rPr>
                    </m:ctrlPr>
                  </m:dPr>
                  <m:e>
                    <m:r>
                      <w:rPr>
                        <w:rFonts w:ascii="Cambria Math" w:hAnsi="Cambria Math"/>
                      </w:rPr>
                      <m:t>t</m:t>
                    </m:r>
                  </m:e>
                </m:d>
                <m:r>
                  <m:rPr>
                    <m:sty m:val="p"/>
                  </m:rPr>
                  <w:rPr>
                    <w:rFonts w:ascii="Cambria Math" w:hAnsi="Cambria Math"/>
                    <w:lang w:val="de-DE"/>
                  </w:rPr>
                  <m:t>=</m:t>
                </m:r>
                <m:r>
                  <w:rPr>
                    <w:rFonts w:ascii="Cambria Math" w:hAnsi="Cambria Math"/>
                  </w:rPr>
                  <m:t>α</m:t>
                </m:r>
                <m:r>
                  <m:rPr>
                    <m:sty m:val="p"/>
                  </m:rPr>
                  <w:rPr>
                    <w:rFonts w:ascii="Cambria Math" w:hAnsi="Cambria Math"/>
                    <w:lang w:val="de-DE"/>
                  </w:rPr>
                  <m:t>+</m:t>
                </m:r>
                <m:f>
                  <m:fPr>
                    <m:ctrlPr>
                      <w:rPr>
                        <w:rFonts w:ascii="Cambria Math" w:hAnsi="Cambria Math"/>
                      </w:rPr>
                    </m:ctrlPr>
                  </m:fPr>
                  <m:num>
                    <m:r>
                      <w:rPr>
                        <w:rFonts w:ascii="Cambria Math" w:hAnsi="Cambria Math"/>
                      </w:rPr>
                      <m:t>β</m:t>
                    </m:r>
                  </m:num>
                  <m:den>
                    <m:r>
                      <w:rPr>
                        <w:rFonts w:ascii="Cambria Math" w:hAnsi="Cambria Math"/>
                        <w:lang w:val="de-DE"/>
                      </w:rPr>
                      <m:t>1</m:t>
                    </m:r>
                    <m:r>
                      <m:rPr>
                        <m:sty m:val="p"/>
                      </m:rPr>
                      <w:rPr>
                        <w:rFonts w:ascii="Cambria Math" w:hAnsi="Cambria Math"/>
                        <w:lang w:val="de-DE"/>
                      </w:rPr>
                      <m:t>+</m:t>
                    </m:r>
                    <m:sSup>
                      <m:sSupPr>
                        <m:ctrlPr>
                          <w:rPr>
                            <w:rFonts w:ascii="Cambria Math" w:hAnsi="Cambria Math"/>
                          </w:rPr>
                        </m:ctrlPr>
                      </m:sSupPr>
                      <m:e>
                        <m:r>
                          <w:rPr>
                            <w:rFonts w:ascii="Cambria Math" w:hAnsi="Cambria Math"/>
                          </w:rPr>
                          <m:t>e</m:t>
                        </m:r>
                      </m:e>
                      <m:sup>
                        <m:r>
                          <w:rPr>
                            <w:rFonts w:ascii="Cambria Math" w:hAnsi="Cambria Math"/>
                          </w:rPr>
                          <m:t>λ</m:t>
                        </m:r>
                        <m:d>
                          <m:dPr>
                            <m:ctrlPr>
                              <w:rPr>
                                <w:rFonts w:ascii="Cambria Math" w:hAnsi="Cambria Math"/>
                              </w:rPr>
                            </m:ctrlPr>
                          </m:dPr>
                          <m:e>
                            <m:r>
                              <w:rPr>
                                <w:rFonts w:ascii="Cambria Math" w:hAnsi="Cambria Math"/>
                              </w:rPr>
                              <m:t>t</m:t>
                            </m:r>
                            <m:r>
                              <m:rPr>
                                <m:sty m:val="p"/>
                              </m:rPr>
                              <w:rPr>
                                <w:rFonts w:ascii="Cambria Math" w:hAnsi="Cambria Math"/>
                                <w:lang w:val="de-DE"/>
                              </w:rPr>
                              <m:t>-</m:t>
                            </m:r>
                            <m:r>
                              <w:rPr>
                                <w:rFonts w:ascii="Cambria Math" w:hAnsi="Cambria Math"/>
                              </w:rPr>
                              <m:t>τ</m:t>
                            </m:r>
                          </m:e>
                        </m:d>
                      </m:sup>
                    </m:sSup>
                  </m:den>
                </m:f>
                <m:r>
                  <m:rPr>
                    <m:sty m:val="p"/>
                  </m:rPr>
                  <w:rPr>
                    <w:rFonts w:ascii="Cambria Math" w:hAnsi="Cambria Math"/>
                    <w:lang w:val="de-DE"/>
                  </w:rPr>
                  <m:t>+</m:t>
                </m:r>
                <m:f>
                  <m:fPr>
                    <m:ctrlPr>
                      <w:rPr>
                        <w:rFonts w:ascii="Cambria Math" w:hAnsi="Cambria Math"/>
                      </w:rPr>
                    </m:ctrlPr>
                  </m:fPr>
                  <m:num>
                    <m:r>
                      <m:rPr>
                        <m:sty m:val="p"/>
                      </m:rPr>
                      <w:rPr>
                        <w:rFonts w:ascii="Cambria Math" w:hAnsi="Cambria Math"/>
                        <w:lang w:val="de-DE"/>
                      </w:rPr>
                      <m:t>-</m:t>
                    </m:r>
                    <m:r>
                      <w:rPr>
                        <w:rFonts w:ascii="Cambria Math" w:hAnsi="Cambria Math"/>
                      </w:rPr>
                      <m:t>β</m:t>
                    </m:r>
                    <m:r>
                      <m:rPr>
                        <m:sty m:val="p"/>
                      </m:rPr>
                      <w:rPr>
                        <w:rFonts w:ascii="Cambria Math" w:hAnsi="Cambria Math"/>
                        <w:lang w:val="de-DE"/>
                      </w:rPr>
                      <m:t>⋅</m:t>
                    </m:r>
                    <m:r>
                      <w:rPr>
                        <w:rFonts w:ascii="Cambria Math" w:hAnsi="Cambria Math"/>
                      </w:rPr>
                      <m:t>c</m:t>
                    </m:r>
                  </m:num>
                  <m:den>
                    <m:r>
                      <w:rPr>
                        <w:rFonts w:ascii="Cambria Math" w:hAnsi="Cambria Math"/>
                        <w:lang w:val="de-DE"/>
                      </w:rPr>
                      <m:t>1</m:t>
                    </m:r>
                    <m:r>
                      <m:rPr>
                        <m:sty m:val="p"/>
                      </m:rPr>
                      <w:rPr>
                        <w:rFonts w:ascii="Cambria Math" w:hAnsi="Cambria Math"/>
                        <w:lang w:val="de-DE"/>
                      </w:rPr>
                      <m:t>+</m:t>
                    </m:r>
                    <m:sSup>
                      <m:sSupPr>
                        <m:ctrlPr>
                          <w:rPr>
                            <w:rFonts w:ascii="Cambria Math" w:hAnsi="Cambria Math"/>
                          </w:rPr>
                        </m:ctrlPr>
                      </m:sSupPr>
                      <m:e>
                        <m:r>
                          <w:rPr>
                            <w:rFonts w:ascii="Cambria Math" w:hAnsi="Cambria Math"/>
                          </w:rPr>
                          <m:t>e</m:t>
                        </m:r>
                      </m:e>
                      <m:sup>
                        <m:r>
                          <w:rPr>
                            <w:rFonts w:ascii="Cambria Math" w:hAnsi="Cambria Math"/>
                          </w:rPr>
                          <m:t>ϕ</m:t>
                        </m:r>
                        <m:d>
                          <m:dPr>
                            <m:ctrlPr>
                              <w:rPr>
                                <w:rFonts w:ascii="Cambria Math" w:hAnsi="Cambria Math"/>
                              </w:rPr>
                            </m:ctrlPr>
                          </m:dPr>
                          <m:e>
                            <m:r>
                              <w:rPr>
                                <w:rFonts w:ascii="Cambria Math" w:hAnsi="Cambria Math"/>
                              </w:rPr>
                              <m:t>t</m:t>
                            </m:r>
                            <m:r>
                              <m:rPr>
                                <m:sty m:val="p"/>
                              </m:rPr>
                              <w:rPr>
                                <w:rFonts w:ascii="Cambria Math" w:hAnsi="Cambria Math"/>
                                <w:lang w:val="de-DE"/>
                              </w:rPr>
                              <m:t>-</m:t>
                            </m:r>
                            <m:r>
                              <w:rPr>
                                <w:rFonts w:ascii="Cambria Math" w:hAnsi="Cambria Math"/>
                              </w:rPr>
                              <m:t>τ</m:t>
                            </m:r>
                            <m:r>
                              <m:rPr>
                                <m:sty m:val="p"/>
                              </m:rPr>
                              <w:rPr>
                                <w:rFonts w:ascii="Cambria Math" w:hAnsi="Cambria Math"/>
                                <w:lang w:val="de-DE"/>
                              </w:rPr>
                              <m:t>-</m:t>
                            </m:r>
                            <m:r>
                              <w:rPr>
                                <w:rFonts w:ascii="Cambria Math" w:hAnsi="Cambria Math"/>
                              </w:rPr>
                              <m:t>δ</m:t>
                            </m:r>
                          </m:e>
                        </m:d>
                      </m:sup>
                    </m:sSup>
                  </m:den>
                </m:f>
              </m:e>
            </m:mr>
          </m:m>
          <m:r>
            <w:rPr>
              <w:rFonts w:ascii="Cambria Math" w:hAnsi="Cambria Math"/>
              <w:lang w:val="de-DE"/>
            </w:rPr>
            <m:t>  </m:t>
          </m:r>
          <m:d>
            <m:dPr>
              <m:ctrlPr>
                <w:rPr>
                  <w:rFonts w:ascii="Cambria Math" w:hAnsi="Cambria Math"/>
                </w:rPr>
              </m:ctrlPr>
            </m:dPr>
            <m:e>
              <m:r>
                <w:rPr>
                  <w:rFonts w:ascii="Cambria Math" w:hAnsi="Cambria Math"/>
                  <w:lang w:val="de-DE"/>
                </w:rPr>
                <m:t>1</m:t>
              </m:r>
            </m:e>
          </m:d>
        </m:oMath>
      </m:oMathPara>
      <w:bookmarkEnd w:id="71"/>
    </w:p>
    <w:p w14:paraId="74964B02" w14:textId="77777777" w:rsidR="007C23A0" w:rsidRDefault="00000000">
      <w:pPr>
        <w:pStyle w:val="FirstParagraph"/>
      </w:pPr>
      <w:commentRangeStart w:id="72"/>
      <w:r>
        <w:t xml:space="preserve">This </w:t>
      </w:r>
      <w:commentRangeEnd w:id="72"/>
      <w:r w:rsidR="00D0664A">
        <w:rPr>
          <w:rStyle w:val="Refdecomentario"/>
        </w:rPr>
        <w:commentReference w:id="72"/>
      </w:r>
      <w:r>
        <w:t xml:space="preserve">model includes two logistic functions representing the </w:t>
      </w:r>
      <w:commentRangeStart w:id="73"/>
      <w:proofErr w:type="spellStart"/>
      <w:r>
        <w:t>RRi</w:t>
      </w:r>
      <w:proofErr w:type="spellEnd"/>
      <w:r>
        <w:t xml:space="preserve"> dynamics </w:t>
      </w:r>
      <w:commentRangeEnd w:id="73"/>
      <w:r w:rsidR="00462758">
        <w:rPr>
          <w:rStyle w:val="Refdecomentario"/>
        </w:rPr>
        <w:commentReference w:id="73"/>
      </w:r>
      <w:r>
        <w:t xml:space="preserve">across exercise and recovery </w:t>
      </w:r>
      <w:commentRangeStart w:id="74"/>
      <w:commentRangeStart w:id="75"/>
      <w:r>
        <w:t>phases</w:t>
      </w:r>
      <w:commentRangeEnd w:id="74"/>
      <w:r w:rsidR="004A2F42">
        <w:rPr>
          <w:rStyle w:val="Refdecomentario"/>
        </w:rPr>
        <w:commentReference w:id="74"/>
      </w:r>
      <w:commentRangeEnd w:id="75"/>
      <w:r w:rsidR="004A2F42">
        <w:rPr>
          <w:rStyle w:val="Refdecomentario"/>
        </w:rPr>
        <w:commentReference w:id="75"/>
      </w:r>
      <w:r>
        <w:t xml:space="preserve">. The first logistic term models the decrease in </w:t>
      </w:r>
      <w:proofErr w:type="spellStart"/>
      <w:r>
        <w:t>RRi</w:t>
      </w:r>
      <w:proofErr w:type="spellEnd"/>
      <w:r>
        <w:t xml:space="preserve"> during exercise, where the parameter </w:t>
      </w:r>
      <m:oMath>
        <m:r>
          <w:rPr>
            <w:rFonts w:ascii="Cambria Math" w:hAnsi="Cambria Math"/>
          </w:rPr>
          <m:t>β</m:t>
        </m:r>
      </m:oMath>
      <w:r>
        <w:t xml:space="preserve"> denotes the magnitude of this decline. The rate of decrease is governed by </w:t>
      </w:r>
      <m:oMath>
        <m:r>
          <w:rPr>
            <w:rFonts w:ascii="Cambria Math" w:hAnsi="Cambria Math"/>
          </w:rPr>
          <m:t>λ</m:t>
        </m:r>
      </m:oMath>
      <w:r>
        <w:t xml:space="preserve">, while </w:t>
      </w:r>
      <m:oMath>
        <m:r>
          <w:rPr>
            <w:rFonts w:ascii="Cambria Math" w:hAnsi="Cambria Math"/>
          </w:rPr>
          <m:t>τ</m:t>
        </m:r>
      </m:oMath>
      <w:r>
        <w:t xml:space="preserve"> represents the onset of the RRi decrease or the time the physiological shift begins.</w:t>
      </w:r>
    </w:p>
    <w:p w14:paraId="44C8784C" w14:textId="77777777" w:rsidR="007C23A0" w:rsidRDefault="00000000">
      <w:pPr>
        <w:pStyle w:val="Textoindependiente"/>
      </w:pPr>
      <w:r>
        <w:t xml:space="preserve">The second logistic term accounts for </w:t>
      </w:r>
      <w:proofErr w:type="spellStart"/>
      <w:r>
        <w:t>RRi</w:t>
      </w:r>
      <w:proofErr w:type="spellEnd"/>
      <w:r>
        <w:t xml:space="preserve"> recovery post-exercise. Here, </w:t>
      </w:r>
      <m:oMath>
        <m:r>
          <w:rPr>
            <w:rFonts w:ascii="Cambria Math" w:hAnsi="Cambria Math"/>
          </w:rPr>
          <m:t>c</m:t>
        </m:r>
      </m:oMath>
      <w:r>
        <w:t xml:space="preserve"> scales the magnitude of recovery relative to the initial decline represented by </w:t>
      </w:r>
      <m:oMath>
        <m:r>
          <w:rPr>
            <w:rFonts w:ascii="Cambria Math" w:hAnsi="Cambria Math"/>
          </w:rPr>
          <m:t>β</m:t>
        </m:r>
      </m:oMath>
      <w:r>
        <w:t xml:space="preserve">, effectively capturing the proportion of the decline regained during recovery. The rate at which </w:t>
      </w:r>
      <w:proofErr w:type="spellStart"/>
      <w:r>
        <w:t>RRi</w:t>
      </w:r>
      <w:proofErr w:type="spellEnd"/>
      <w:r>
        <w:t xml:space="preserve"> returns to baseline is controlled by </w:t>
      </w:r>
      <m:oMath>
        <m:r>
          <w:rPr>
            <w:rFonts w:ascii="Cambria Math" w:hAnsi="Cambria Math"/>
          </w:rPr>
          <m:t>ϕ</m:t>
        </m:r>
      </m:oMath>
      <w:r>
        <w:t xml:space="preserve">, and </w:t>
      </w:r>
      <m:oMath>
        <m:r>
          <w:rPr>
            <w:rFonts w:ascii="Cambria Math" w:hAnsi="Cambria Math"/>
          </w:rPr>
          <m:t>δ</m:t>
        </m:r>
      </m:oMath>
      <w:r>
        <w:t xml:space="preserve"> indicates the lag following the cessation of exercise, marking the beginning of recovery.</w:t>
      </w:r>
    </w:p>
    <w:p w14:paraId="59BBDD17" w14:textId="77777777" w:rsidR="007C23A0" w:rsidRDefault="00000000">
      <w:pPr>
        <w:pStyle w:val="Textoindependiente"/>
      </w:pPr>
      <w:commentRangeStart w:id="76"/>
      <w:r>
        <w:t xml:space="preserve">This </w:t>
      </w:r>
      <w:commentRangeEnd w:id="76"/>
      <w:r w:rsidR="00F86786">
        <w:rPr>
          <w:rStyle w:val="Refdecomentario"/>
        </w:rPr>
        <w:commentReference w:id="76"/>
      </w:r>
      <w:r>
        <w:t xml:space="preserve">logistic structure is well-suited to modeling the </w:t>
      </w:r>
      <w:proofErr w:type="spellStart"/>
      <w:r>
        <w:t>RRi</w:t>
      </w:r>
      <w:proofErr w:type="spellEnd"/>
      <w:r>
        <w:t xml:space="preserve"> dynamics, providing a smooth, continuous transition for the decline and recovery phases. Logistic growth functions are particularly effective in physiological modeling contexts, where transitions (e.g., rest to exercise or exercise to recovery) occur gradually and non-linearly. Compared to conditional models, which may introduce abrupt transitions, this model is designed to minimize discontinuities, thus offering a realistic representation of </w:t>
      </w:r>
      <w:proofErr w:type="spellStart"/>
      <w:r>
        <w:t>RRi</w:t>
      </w:r>
      <w:proofErr w:type="spellEnd"/>
      <w:r>
        <w:t xml:space="preserve"> responses without artifacts.</w:t>
      </w:r>
    </w:p>
    <w:p w14:paraId="171DA143" w14:textId="77777777" w:rsidR="007C23A0" w:rsidRDefault="00000000">
      <w:pPr>
        <w:pStyle w:val="Ttulo2"/>
      </w:pPr>
      <w:bookmarkStart w:id="77" w:name="sensitivity-to-model-parameters"/>
      <w:bookmarkEnd w:id="68"/>
      <w:commentRangeStart w:id="78"/>
      <w:r>
        <w:t xml:space="preserve">Sensitivity </w:t>
      </w:r>
      <w:commentRangeEnd w:id="78"/>
      <w:r w:rsidR="008430E8">
        <w:rPr>
          <w:rStyle w:val="Refdecomentario"/>
          <w:rFonts w:eastAsiaTheme="minorHAnsi" w:cstheme="minorBidi"/>
          <w:b w:val="0"/>
          <w:bCs w:val="0"/>
        </w:rPr>
        <w:commentReference w:id="78"/>
      </w:r>
      <w:r>
        <w:t>to model parameters</w:t>
      </w:r>
    </w:p>
    <w:p w14:paraId="66C03C03" w14:textId="1963D84E" w:rsidR="007C23A0" w:rsidRDefault="00000000">
      <w:pPr>
        <w:pStyle w:val="FirstParagraph"/>
      </w:pPr>
      <w:r>
        <w:t xml:space="preserve">To assess the sensitivity of model parameters in influencing </w:t>
      </w:r>
      <w:proofErr w:type="spellStart"/>
      <w:r>
        <w:t>RRi</w:t>
      </w:r>
      <w:proofErr w:type="spellEnd"/>
      <w:r>
        <w:t xml:space="preserve"> over time, we implemented a </w:t>
      </w:r>
      <w:proofErr w:type="spellStart"/>
      <w:r>
        <w:t>Sobol</w:t>
      </w:r>
      <w:proofErr w:type="spellEnd"/>
      <w:r>
        <w:t xml:space="preserve"> sensitivity analysis using Monte Carlo </w:t>
      </w:r>
      <w:commentRangeStart w:id="79"/>
      <w:r>
        <w:t>simulations</w:t>
      </w:r>
      <w:commentRangeEnd w:id="79"/>
      <w:r w:rsidR="00F86786">
        <w:rPr>
          <w:rStyle w:val="Refdecomentario"/>
        </w:rPr>
        <w:commentReference w:id="79"/>
      </w:r>
      <w:r>
        <w:t xml:space="preserve">. </w:t>
      </w:r>
      <w:proofErr w:type="spellStart"/>
      <w:r>
        <w:t>Sobol</w:t>
      </w:r>
      <w:proofErr w:type="spellEnd"/>
      <w:r>
        <w:t xml:space="preserve"> analysis was selected for its robustness in handling non-linear and non-monotonic relationships, which are intrinsic to </w:t>
      </w:r>
      <w:proofErr w:type="spellStart"/>
      <w:r>
        <w:t>RRi</w:t>
      </w:r>
      <w:proofErr w:type="spellEnd"/>
      <w:r>
        <w:t xml:space="preserve"> dynamics in response to </w:t>
      </w:r>
      <w:commentRangeStart w:id="80"/>
      <w:r>
        <w:t>exercise</w:t>
      </w:r>
      <w:commentRangeEnd w:id="80"/>
      <w:r w:rsidR="00F86786">
        <w:rPr>
          <w:rStyle w:val="Refdecomentario"/>
        </w:rPr>
        <w:commentReference w:id="80"/>
      </w:r>
      <w:r>
        <w:t xml:space="preserve">. To compute </w:t>
      </w:r>
      <w:proofErr w:type="spellStart"/>
      <w:r>
        <w:t>Sobol</w:t>
      </w:r>
      <w:proofErr w:type="spellEnd"/>
      <w:r>
        <w:t xml:space="preserve"> indices, </w:t>
      </w:r>
      <w:r>
        <w:lastRenderedPageBreak/>
        <w:t xml:space="preserve">1000 Monte Carlo simulations were conducted, each involving 1000 randomly sampled parameter sets (1,000,000 model runs in total). For each set of parameters, </w:t>
      </w:r>
      <w:proofErr w:type="spellStart"/>
      <w:r>
        <w:t>RRi</w:t>
      </w:r>
      <w:proofErr w:type="spellEnd"/>
      <w:r>
        <w:t xml:space="preserve"> were calculated at each time point </w:t>
      </w:r>
      <m:oMath>
        <m:r>
          <w:rPr>
            <w:rFonts w:ascii="Cambria Math" w:hAnsi="Cambria Math"/>
          </w:rPr>
          <m:t>t</m:t>
        </m:r>
      </m:oMath>
      <w:r>
        <w:t xml:space="preserve"> across a range from 0 to 20 minutes at intervals of 0.1 minutes</w:t>
      </w:r>
      <w:del w:id="81" w:author="Medina Ortiz, David Alfredo" w:date="2024-11-19T17:37:00Z">
        <w:r w:rsidDel="001737B9">
          <w:delText xml:space="preserve"> (i.e., 6 seconds)</w:delText>
        </w:r>
      </w:del>
      <w:r>
        <w:t xml:space="preserve">. </w:t>
      </w:r>
      <w:commentRangeStart w:id="82"/>
      <w:r>
        <w:t xml:space="preserve">The resulting </w:t>
      </w:r>
      <w:commentRangeEnd w:id="82"/>
      <w:r w:rsidR="001737B9">
        <w:rPr>
          <w:rStyle w:val="Refdecomentario"/>
        </w:rPr>
        <w:commentReference w:id="82"/>
      </w:r>
      <w:proofErr w:type="spellStart"/>
      <w:r>
        <w:t>Sobol</w:t>
      </w:r>
      <w:proofErr w:type="spellEnd"/>
      <w:r>
        <w:t xml:space="preserve"> indices provided a measure of the contribution of each parameter to the variance in </w:t>
      </w:r>
      <w:proofErr w:type="spellStart"/>
      <w:r>
        <w:t>RRi</w:t>
      </w:r>
      <w:proofErr w:type="spellEnd"/>
      <w:r>
        <w:t xml:space="preserve"> at each time point.</w:t>
      </w:r>
    </w:p>
    <w:p w14:paraId="77CB3386" w14:textId="77777777" w:rsidR="007C23A0" w:rsidRDefault="00000000">
      <w:pPr>
        <w:pStyle w:val="Textoindependiente"/>
      </w:pPr>
      <w:commentRangeStart w:id="83"/>
      <w:r>
        <w:t xml:space="preserve">The </w:t>
      </w:r>
      <w:commentRangeEnd w:id="83"/>
      <w:r w:rsidR="001737B9">
        <w:rPr>
          <w:rStyle w:val="Refdecomentario"/>
        </w:rPr>
        <w:commentReference w:id="83"/>
      </w:r>
      <w:r>
        <w:t xml:space="preserve">first-order </w:t>
      </w:r>
      <w:proofErr w:type="spellStart"/>
      <w:r>
        <w:t>Sobol</w:t>
      </w:r>
      <w:proofErr w:type="spellEnd"/>
      <w:r>
        <w:t xml:space="preserve"> index for each parameter was computed by isolating the variance attributable to each parameter while averaging over the others. To achieve this, we perturbed each parameter individually while holding all other parameters at their average values across the samples. The proportion of variance explained by each parameter at each time point was calculated by dividing the variance of the estimated </w:t>
      </w:r>
      <w:proofErr w:type="spellStart"/>
      <w:r>
        <w:t>RRi</w:t>
      </w:r>
      <w:proofErr w:type="spellEnd"/>
      <w:r>
        <w:t xml:space="preserve"> of the perturbed parameter by the total variance, which accounts for the variation in all model parameters simultaneously, yielding time-dependent </w:t>
      </w:r>
      <w:proofErr w:type="spellStart"/>
      <w:r>
        <w:t>Sobol</w:t>
      </w:r>
      <w:proofErr w:type="spellEnd"/>
      <w:r>
        <w:t xml:space="preserve"> indices. The selected parameter ranges, provided in </w:t>
      </w:r>
      <w:commentRangeStart w:id="84"/>
      <w:r>
        <w:fldChar w:fldCharType="begin"/>
      </w:r>
      <w:r>
        <w:instrText>HYPERLINK \l "tbl-sens-params" \h</w:instrText>
      </w:r>
      <w:r>
        <w:fldChar w:fldCharType="separate"/>
      </w:r>
      <w:r>
        <w:rPr>
          <w:rStyle w:val="Hipervnculo"/>
        </w:rPr>
        <w:t>Table 1</w:t>
      </w:r>
      <w:r>
        <w:rPr>
          <w:rStyle w:val="Hipervnculo"/>
        </w:rPr>
        <w:fldChar w:fldCharType="end"/>
      </w:r>
      <w:commentRangeEnd w:id="84"/>
      <w:r w:rsidR="001737B9">
        <w:rPr>
          <w:rStyle w:val="Refdecomentario"/>
        </w:rPr>
        <w:commentReference w:id="84"/>
      </w:r>
      <w:r>
        <w:t>, reflect a 50% variation in both directions from a reference value for each parameter.</w:t>
      </w:r>
    </w:p>
    <w:tbl>
      <w:tblPr>
        <w:tblStyle w:val="Table"/>
        <w:tblW w:w="0" w:type="auto"/>
        <w:tblLook w:val="0020" w:firstRow="1" w:lastRow="0" w:firstColumn="0" w:lastColumn="0" w:noHBand="0" w:noVBand="0"/>
      </w:tblPr>
      <w:tblGrid>
        <w:gridCol w:w="1189"/>
        <w:gridCol w:w="696"/>
        <w:gridCol w:w="656"/>
        <w:gridCol w:w="516"/>
        <w:gridCol w:w="836"/>
        <w:gridCol w:w="836"/>
        <w:gridCol w:w="516"/>
        <w:gridCol w:w="355"/>
      </w:tblGrid>
      <w:tr w:rsidR="007C23A0" w14:paraId="041E2DD6" w14:textId="77777777" w:rsidTr="007C23A0">
        <w:trPr>
          <w:cnfStyle w:val="100000000000" w:firstRow="1" w:lastRow="0" w:firstColumn="0" w:lastColumn="0" w:oddVBand="0" w:evenVBand="0" w:oddHBand="0" w:evenHBand="0" w:firstRowFirstColumn="0" w:firstRowLastColumn="0" w:lastRowFirstColumn="0" w:lastRowLastColumn="0"/>
          <w:tblHeader/>
        </w:trPr>
        <w:tc>
          <w:tcPr>
            <w:tcW w:w="0" w:type="auto"/>
          </w:tcPr>
          <w:p w14:paraId="4984A639" w14:textId="77777777" w:rsidR="007C23A0" w:rsidRDefault="007C23A0" w:rsidP="009A1E56">
            <w:pPr>
              <w:pStyle w:val="Compact"/>
              <w:spacing w:line="240" w:lineRule="auto"/>
            </w:pPr>
          </w:p>
        </w:tc>
        <w:tc>
          <w:tcPr>
            <w:tcW w:w="0" w:type="auto"/>
          </w:tcPr>
          <w:p w14:paraId="00E9AD01" w14:textId="77777777" w:rsidR="007C23A0" w:rsidRDefault="00000000" w:rsidP="009A1E56">
            <w:pPr>
              <w:pStyle w:val="Compact"/>
              <w:spacing w:line="240" w:lineRule="auto"/>
              <w:jc w:val="right"/>
            </w:pPr>
            <m:oMathPara>
              <m:oMath>
                <m:r>
                  <w:rPr>
                    <w:rFonts w:ascii="Cambria Math" w:hAnsi="Cambria Math"/>
                  </w:rPr>
                  <m:t>α</m:t>
                </m:r>
              </m:oMath>
            </m:oMathPara>
          </w:p>
        </w:tc>
        <w:tc>
          <w:tcPr>
            <w:tcW w:w="0" w:type="auto"/>
          </w:tcPr>
          <w:p w14:paraId="1F9EC01B" w14:textId="77777777" w:rsidR="007C23A0" w:rsidRDefault="00000000" w:rsidP="009A1E56">
            <w:pPr>
              <w:pStyle w:val="Compact"/>
              <w:spacing w:line="240" w:lineRule="auto"/>
              <w:jc w:val="right"/>
            </w:pPr>
            <m:oMathPara>
              <m:oMath>
                <m:r>
                  <w:rPr>
                    <w:rFonts w:ascii="Cambria Math" w:hAnsi="Cambria Math"/>
                  </w:rPr>
                  <m:t>β</m:t>
                </m:r>
              </m:oMath>
            </m:oMathPara>
          </w:p>
        </w:tc>
        <w:tc>
          <w:tcPr>
            <w:tcW w:w="0" w:type="auto"/>
          </w:tcPr>
          <w:p w14:paraId="283C7CE4" w14:textId="77777777" w:rsidR="007C23A0" w:rsidRDefault="00000000" w:rsidP="009A1E56">
            <w:pPr>
              <w:pStyle w:val="Compact"/>
              <w:spacing w:line="240" w:lineRule="auto"/>
              <w:jc w:val="right"/>
            </w:pPr>
            <m:oMathPara>
              <m:oMath>
                <m:r>
                  <w:rPr>
                    <w:rFonts w:ascii="Cambria Math" w:hAnsi="Cambria Math"/>
                  </w:rPr>
                  <m:t>c</m:t>
                </m:r>
              </m:oMath>
            </m:oMathPara>
          </w:p>
        </w:tc>
        <w:tc>
          <w:tcPr>
            <w:tcW w:w="0" w:type="auto"/>
          </w:tcPr>
          <w:p w14:paraId="338FF4D5" w14:textId="77777777" w:rsidR="007C23A0" w:rsidRDefault="00000000" w:rsidP="009A1E56">
            <w:pPr>
              <w:pStyle w:val="Compact"/>
              <w:spacing w:line="240" w:lineRule="auto"/>
              <w:jc w:val="right"/>
            </w:pPr>
            <m:oMathPara>
              <m:oMath>
                <m:r>
                  <w:rPr>
                    <w:rFonts w:ascii="Cambria Math" w:hAnsi="Cambria Math"/>
                  </w:rPr>
                  <m:t>λ</m:t>
                </m:r>
              </m:oMath>
            </m:oMathPara>
          </w:p>
        </w:tc>
        <w:tc>
          <w:tcPr>
            <w:tcW w:w="0" w:type="auto"/>
          </w:tcPr>
          <w:p w14:paraId="34B061D7" w14:textId="77777777" w:rsidR="007C23A0" w:rsidRDefault="00000000" w:rsidP="009A1E56">
            <w:pPr>
              <w:pStyle w:val="Compact"/>
              <w:spacing w:line="240" w:lineRule="auto"/>
              <w:jc w:val="right"/>
            </w:pPr>
            <m:oMathPara>
              <m:oMath>
                <m:r>
                  <w:rPr>
                    <w:rFonts w:ascii="Cambria Math" w:hAnsi="Cambria Math"/>
                  </w:rPr>
                  <m:t>ϕ</m:t>
                </m:r>
              </m:oMath>
            </m:oMathPara>
          </w:p>
        </w:tc>
        <w:tc>
          <w:tcPr>
            <w:tcW w:w="0" w:type="auto"/>
          </w:tcPr>
          <w:p w14:paraId="6DA637C0" w14:textId="77777777" w:rsidR="007C23A0" w:rsidRDefault="00000000" w:rsidP="009A1E56">
            <w:pPr>
              <w:pStyle w:val="Compact"/>
              <w:spacing w:line="240" w:lineRule="auto"/>
              <w:jc w:val="right"/>
            </w:pPr>
            <m:oMathPara>
              <m:oMath>
                <m:r>
                  <w:rPr>
                    <w:rFonts w:ascii="Cambria Math" w:hAnsi="Cambria Math"/>
                  </w:rPr>
                  <m:t>τ</m:t>
                </m:r>
              </m:oMath>
            </m:oMathPara>
          </w:p>
        </w:tc>
        <w:tc>
          <w:tcPr>
            <w:tcW w:w="0" w:type="auto"/>
          </w:tcPr>
          <w:p w14:paraId="1CB5C39D" w14:textId="77777777" w:rsidR="007C23A0" w:rsidRDefault="00000000" w:rsidP="009A1E56">
            <w:pPr>
              <w:pStyle w:val="Compact"/>
              <w:spacing w:line="240" w:lineRule="auto"/>
              <w:jc w:val="right"/>
            </w:pPr>
            <m:oMathPara>
              <m:oMath>
                <m:r>
                  <w:rPr>
                    <w:rFonts w:ascii="Cambria Math" w:hAnsi="Cambria Math"/>
                  </w:rPr>
                  <m:t>δ</m:t>
                </m:r>
              </m:oMath>
            </m:oMathPara>
          </w:p>
        </w:tc>
      </w:tr>
      <w:tr w:rsidR="007C23A0" w14:paraId="0B9F9559"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14D12F61" w14:textId="77777777" w:rsidR="007C23A0" w:rsidRDefault="00000000" w:rsidP="009A1E56">
            <w:pPr>
              <w:pStyle w:val="Compact"/>
              <w:spacing w:line="240" w:lineRule="auto"/>
              <w:jc w:val="left"/>
            </w:pPr>
            <w:r>
              <w:t>x 0.5</w:t>
            </w:r>
          </w:p>
        </w:tc>
        <w:tc>
          <w:tcPr>
            <w:tcW w:w="0" w:type="auto"/>
          </w:tcPr>
          <w:p w14:paraId="38135E67" w14:textId="77777777" w:rsidR="007C23A0" w:rsidRDefault="00000000" w:rsidP="009A1E56">
            <w:pPr>
              <w:pStyle w:val="Compact"/>
              <w:spacing w:line="240" w:lineRule="auto"/>
              <w:jc w:val="right"/>
            </w:pPr>
            <w:r>
              <w:t>400</w:t>
            </w:r>
          </w:p>
        </w:tc>
        <w:tc>
          <w:tcPr>
            <w:tcW w:w="0" w:type="auto"/>
          </w:tcPr>
          <w:p w14:paraId="5A1957CE" w14:textId="77777777" w:rsidR="007C23A0" w:rsidRDefault="00000000" w:rsidP="009A1E56">
            <w:pPr>
              <w:pStyle w:val="Compact"/>
              <w:spacing w:line="240" w:lineRule="auto"/>
              <w:jc w:val="right"/>
            </w:pPr>
            <w:r>
              <w:t>-200</w:t>
            </w:r>
          </w:p>
        </w:tc>
        <w:tc>
          <w:tcPr>
            <w:tcW w:w="0" w:type="auto"/>
          </w:tcPr>
          <w:p w14:paraId="194A5121" w14:textId="77777777" w:rsidR="007C23A0" w:rsidRDefault="00000000" w:rsidP="009A1E56">
            <w:pPr>
              <w:pStyle w:val="Compact"/>
              <w:spacing w:line="240" w:lineRule="auto"/>
              <w:jc w:val="right"/>
            </w:pPr>
            <w:r>
              <w:t>0.5</w:t>
            </w:r>
          </w:p>
        </w:tc>
        <w:tc>
          <w:tcPr>
            <w:tcW w:w="0" w:type="auto"/>
          </w:tcPr>
          <w:p w14:paraId="531729EA" w14:textId="77777777" w:rsidR="007C23A0" w:rsidRDefault="00000000" w:rsidP="009A1E56">
            <w:pPr>
              <w:pStyle w:val="Compact"/>
              <w:spacing w:line="240" w:lineRule="auto"/>
              <w:jc w:val="right"/>
            </w:pPr>
            <w:r>
              <w:t>-1.151</w:t>
            </w:r>
          </w:p>
        </w:tc>
        <w:tc>
          <w:tcPr>
            <w:tcW w:w="0" w:type="auto"/>
          </w:tcPr>
          <w:p w14:paraId="3AAFE86D" w14:textId="77777777" w:rsidR="007C23A0" w:rsidRDefault="00000000" w:rsidP="009A1E56">
            <w:pPr>
              <w:pStyle w:val="Compact"/>
              <w:spacing w:line="240" w:lineRule="auto"/>
              <w:jc w:val="right"/>
            </w:pPr>
            <w:r>
              <w:t>-0.602</w:t>
            </w:r>
          </w:p>
        </w:tc>
        <w:tc>
          <w:tcPr>
            <w:tcW w:w="0" w:type="auto"/>
          </w:tcPr>
          <w:p w14:paraId="09745F17" w14:textId="77777777" w:rsidR="007C23A0" w:rsidRDefault="00000000" w:rsidP="009A1E56">
            <w:pPr>
              <w:pStyle w:val="Compact"/>
              <w:spacing w:line="240" w:lineRule="auto"/>
              <w:jc w:val="right"/>
            </w:pPr>
            <w:r>
              <w:t>2.5</w:t>
            </w:r>
          </w:p>
        </w:tc>
        <w:tc>
          <w:tcPr>
            <w:tcW w:w="0" w:type="auto"/>
          </w:tcPr>
          <w:p w14:paraId="50709F64" w14:textId="77777777" w:rsidR="007C23A0" w:rsidRDefault="00000000" w:rsidP="009A1E56">
            <w:pPr>
              <w:pStyle w:val="Compact"/>
              <w:spacing w:line="240" w:lineRule="auto"/>
              <w:jc w:val="right"/>
            </w:pPr>
            <w:r>
              <w:t>1</w:t>
            </w:r>
          </w:p>
        </w:tc>
      </w:tr>
      <w:tr w:rsidR="007C23A0" w14:paraId="37F99739" w14:textId="77777777" w:rsidTr="009A1E56">
        <w:tc>
          <w:tcPr>
            <w:tcW w:w="0" w:type="auto"/>
            <w:tcBorders>
              <w:bottom w:val="single" w:sz="4" w:space="0" w:color="F2F2F2" w:themeColor="background1" w:themeShade="F2"/>
            </w:tcBorders>
          </w:tcPr>
          <w:p w14:paraId="04313EE4" w14:textId="77777777" w:rsidR="007C23A0" w:rsidRDefault="00000000" w:rsidP="009A1E56">
            <w:pPr>
              <w:pStyle w:val="Compact"/>
              <w:spacing w:line="240" w:lineRule="auto"/>
              <w:jc w:val="left"/>
            </w:pPr>
            <w:r>
              <w:t>Reference</w:t>
            </w:r>
          </w:p>
        </w:tc>
        <w:tc>
          <w:tcPr>
            <w:tcW w:w="0" w:type="auto"/>
            <w:tcBorders>
              <w:bottom w:val="single" w:sz="4" w:space="0" w:color="F2F2F2" w:themeColor="background1" w:themeShade="F2"/>
            </w:tcBorders>
          </w:tcPr>
          <w:p w14:paraId="70467636" w14:textId="77777777" w:rsidR="007C23A0" w:rsidRDefault="00000000" w:rsidP="009A1E56">
            <w:pPr>
              <w:pStyle w:val="Compact"/>
              <w:spacing w:line="240" w:lineRule="auto"/>
              <w:jc w:val="right"/>
            </w:pPr>
            <w:r>
              <w:t>800</w:t>
            </w:r>
          </w:p>
        </w:tc>
        <w:tc>
          <w:tcPr>
            <w:tcW w:w="0" w:type="auto"/>
            <w:tcBorders>
              <w:bottom w:val="single" w:sz="4" w:space="0" w:color="F2F2F2" w:themeColor="background1" w:themeShade="F2"/>
            </w:tcBorders>
          </w:tcPr>
          <w:p w14:paraId="5A31D719" w14:textId="77777777" w:rsidR="007C23A0" w:rsidRDefault="00000000" w:rsidP="009A1E56">
            <w:pPr>
              <w:pStyle w:val="Compact"/>
              <w:spacing w:line="240" w:lineRule="auto"/>
              <w:jc w:val="right"/>
            </w:pPr>
            <w:r>
              <w:t>-400</w:t>
            </w:r>
          </w:p>
        </w:tc>
        <w:tc>
          <w:tcPr>
            <w:tcW w:w="0" w:type="auto"/>
            <w:tcBorders>
              <w:bottom w:val="single" w:sz="4" w:space="0" w:color="F2F2F2" w:themeColor="background1" w:themeShade="F2"/>
            </w:tcBorders>
          </w:tcPr>
          <w:p w14:paraId="4515C00F" w14:textId="77777777" w:rsidR="007C23A0" w:rsidRDefault="00000000" w:rsidP="009A1E56">
            <w:pPr>
              <w:pStyle w:val="Compact"/>
              <w:spacing w:line="240" w:lineRule="auto"/>
              <w:jc w:val="right"/>
            </w:pPr>
            <w:r>
              <w:t>1.0</w:t>
            </w:r>
          </w:p>
        </w:tc>
        <w:tc>
          <w:tcPr>
            <w:tcW w:w="0" w:type="auto"/>
            <w:tcBorders>
              <w:bottom w:val="single" w:sz="4" w:space="0" w:color="F2F2F2" w:themeColor="background1" w:themeShade="F2"/>
            </w:tcBorders>
          </w:tcPr>
          <w:p w14:paraId="6E75E174" w14:textId="77777777" w:rsidR="007C23A0" w:rsidRDefault="00000000" w:rsidP="009A1E56">
            <w:pPr>
              <w:pStyle w:val="Compact"/>
              <w:spacing w:line="240" w:lineRule="auto"/>
              <w:jc w:val="right"/>
            </w:pPr>
            <w:r>
              <w:t>-2.303</w:t>
            </w:r>
          </w:p>
        </w:tc>
        <w:tc>
          <w:tcPr>
            <w:tcW w:w="0" w:type="auto"/>
            <w:tcBorders>
              <w:bottom w:val="single" w:sz="4" w:space="0" w:color="F2F2F2" w:themeColor="background1" w:themeShade="F2"/>
            </w:tcBorders>
          </w:tcPr>
          <w:p w14:paraId="3B570F75" w14:textId="77777777" w:rsidR="007C23A0" w:rsidRDefault="00000000" w:rsidP="009A1E56">
            <w:pPr>
              <w:pStyle w:val="Compact"/>
              <w:spacing w:line="240" w:lineRule="auto"/>
              <w:jc w:val="right"/>
            </w:pPr>
            <w:r>
              <w:t>-1.203</w:t>
            </w:r>
          </w:p>
        </w:tc>
        <w:tc>
          <w:tcPr>
            <w:tcW w:w="0" w:type="auto"/>
            <w:tcBorders>
              <w:bottom w:val="single" w:sz="4" w:space="0" w:color="F2F2F2" w:themeColor="background1" w:themeShade="F2"/>
            </w:tcBorders>
          </w:tcPr>
          <w:p w14:paraId="15F8E023" w14:textId="77777777" w:rsidR="007C23A0" w:rsidRDefault="00000000" w:rsidP="009A1E56">
            <w:pPr>
              <w:pStyle w:val="Compact"/>
              <w:spacing w:line="240" w:lineRule="auto"/>
              <w:jc w:val="right"/>
            </w:pPr>
            <w:r>
              <w:t>5</w:t>
            </w:r>
          </w:p>
        </w:tc>
        <w:tc>
          <w:tcPr>
            <w:tcW w:w="0" w:type="auto"/>
            <w:tcBorders>
              <w:bottom w:val="single" w:sz="4" w:space="0" w:color="F2F2F2" w:themeColor="background1" w:themeShade="F2"/>
            </w:tcBorders>
          </w:tcPr>
          <w:p w14:paraId="07BB5005" w14:textId="77777777" w:rsidR="007C23A0" w:rsidRDefault="00000000" w:rsidP="009A1E56">
            <w:pPr>
              <w:pStyle w:val="Compact"/>
              <w:spacing w:line="240" w:lineRule="auto"/>
              <w:jc w:val="right"/>
            </w:pPr>
            <w:r>
              <w:t>2</w:t>
            </w:r>
          </w:p>
        </w:tc>
      </w:tr>
      <w:tr w:rsidR="007C23A0" w14:paraId="7E3E71D0" w14:textId="77777777" w:rsidTr="009A1E56">
        <w:trPr>
          <w:cnfStyle w:val="000000100000" w:firstRow="0" w:lastRow="0" w:firstColumn="0" w:lastColumn="0" w:oddVBand="0" w:evenVBand="0" w:oddHBand="1" w:evenHBand="0" w:firstRowFirstColumn="0" w:firstRowLastColumn="0" w:lastRowFirstColumn="0" w:lastRowLastColumn="0"/>
        </w:trPr>
        <w:tc>
          <w:tcPr>
            <w:tcW w:w="0" w:type="auto"/>
            <w:tcBorders>
              <w:bottom w:val="single" w:sz="4" w:space="0" w:color="auto"/>
            </w:tcBorders>
          </w:tcPr>
          <w:p w14:paraId="7D2B4384" w14:textId="77777777" w:rsidR="007C23A0" w:rsidRDefault="00000000" w:rsidP="009A1E56">
            <w:pPr>
              <w:pStyle w:val="Compact"/>
              <w:spacing w:line="240" w:lineRule="auto"/>
              <w:jc w:val="left"/>
            </w:pPr>
            <w:r>
              <w:t>x 1.5</w:t>
            </w:r>
          </w:p>
        </w:tc>
        <w:tc>
          <w:tcPr>
            <w:tcW w:w="0" w:type="auto"/>
            <w:tcBorders>
              <w:bottom w:val="single" w:sz="4" w:space="0" w:color="auto"/>
            </w:tcBorders>
          </w:tcPr>
          <w:p w14:paraId="7FCA08AC" w14:textId="77777777" w:rsidR="007C23A0" w:rsidRDefault="00000000" w:rsidP="009A1E56">
            <w:pPr>
              <w:pStyle w:val="Compact"/>
              <w:spacing w:line="240" w:lineRule="auto"/>
              <w:jc w:val="right"/>
            </w:pPr>
            <w:r>
              <w:t>1200</w:t>
            </w:r>
          </w:p>
        </w:tc>
        <w:tc>
          <w:tcPr>
            <w:tcW w:w="0" w:type="auto"/>
            <w:tcBorders>
              <w:bottom w:val="single" w:sz="4" w:space="0" w:color="auto"/>
            </w:tcBorders>
          </w:tcPr>
          <w:p w14:paraId="04BBBA14" w14:textId="77777777" w:rsidR="007C23A0" w:rsidRDefault="00000000" w:rsidP="009A1E56">
            <w:pPr>
              <w:pStyle w:val="Compact"/>
              <w:spacing w:line="240" w:lineRule="auto"/>
              <w:jc w:val="right"/>
            </w:pPr>
            <w:r>
              <w:t>-600</w:t>
            </w:r>
          </w:p>
        </w:tc>
        <w:tc>
          <w:tcPr>
            <w:tcW w:w="0" w:type="auto"/>
            <w:tcBorders>
              <w:bottom w:val="single" w:sz="4" w:space="0" w:color="auto"/>
            </w:tcBorders>
          </w:tcPr>
          <w:p w14:paraId="30DE5407" w14:textId="77777777" w:rsidR="007C23A0" w:rsidRDefault="00000000" w:rsidP="009A1E56">
            <w:pPr>
              <w:pStyle w:val="Compact"/>
              <w:spacing w:line="240" w:lineRule="auto"/>
              <w:jc w:val="right"/>
            </w:pPr>
            <w:r>
              <w:t>1.5</w:t>
            </w:r>
          </w:p>
        </w:tc>
        <w:tc>
          <w:tcPr>
            <w:tcW w:w="0" w:type="auto"/>
            <w:tcBorders>
              <w:bottom w:val="single" w:sz="4" w:space="0" w:color="auto"/>
            </w:tcBorders>
          </w:tcPr>
          <w:p w14:paraId="5C4A6450" w14:textId="77777777" w:rsidR="007C23A0" w:rsidRDefault="00000000" w:rsidP="009A1E56">
            <w:pPr>
              <w:pStyle w:val="Compact"/>
              <w:spacing w:line="240" w:lineRule="auto"/>
              <w:jc w:val="right"/>
            </w:pPr>
            <w:r>
              <w:t>-3.454</w:t>
            </w:r>
          </w:p>
        </w:tc>
        <w:tc>
          <w:tcPr>
            <w:tcW w:w="0" w:type="auto"/>
            <w:tcBorders>
              <w:bottom w:val="single" w:sz="4" w:space="0" w:color="auto"/>
            </w:tcBorders>
          </w:tcPr>
          <w:p w14:paraId="2CF72DC0" w14:textId="77777777" w:rsidR="007C23A0" w:rsidRDefault="00000000" w:rsidP="009A1E56">
            <w:pPr>
              <w:pStyle w:val="Compact"/>
              <w:spacing w:line="240" w:lineRule="auto"/>
              <w:jc w:val="right"/>
            </w:pPr>
            <w:r>
              <w:t>-1.806</w:t>
            </w:r>
          </w:p>
        </w:tc>
        <w:tc>
          <w:tcPr>
            <w:tcW w:w="0" w:type="auto"/>
            <w:tcBorders>
              <w:bottom w:val="single" w:sz="4" w:space="0" w:color="auto"/>
            </w:tcBorders>
          </w:tcPr>
          <w:p w14:paraId="21A2ECAD" w14:textId="77777777" w:rsidR="007C23A0" w:rsidRDefault="00000000" w:rsidP="009A1E56">
            <w:pPr>
              <w:pStyle w:val="Compact"/>
              <w:spacing w:line="240" w:lineRule="auto"/>
              <w:jc w:val="right"/>
            </w:pPr>
            <w:r>
              <w:t>7.5</w:t>
            </w:r>
          </w:p>
        </w:tc>
        <w:tc>
          <w:tcPr>
            <w:tcW w:w="0" w:type="auto"/>
            <w:tcBorders>
              <w:bottom w:val="single" w:sz="4" w:space="0" w:color="auto"/>
            </w:tcBorders>
          </w:tcPr>
          <w:p w14:paraId="025E7F18" w14:textId="77777777" w:rsidR="007C23A0" w:rsidRDefault="00000000" w:rsidP="009A1E56">
            <w:pPr>
              <w:pStyle w:val="Compact"/>
              <w:spacing w:line="240" w:lineRule="auto"/>
              <w:jc w:val="right"/>
            </w:pPr>
            <w:r>
              <w:t>3</w:t>
            </w:r>
          </w:p>
        </w:tc>
      </w:tr>
    </w:tbl>
    <w:p w14:paraId="3CA13E50" w14:textId="7106FF89" w:rsidR="007C23A0" w:rsidRDefault="00000000">
      <w:pPr>
        <w:pStyle w:val="Textoindependiente"/>
      </w:pPr>
      <w:bookmarkStart w:id="85" w:name="tbl-sens-params"/>
      <w:commentRangeStart w:id="86"/>
      <w:r>
        <w:rPr>
          <w:b/>
          <w:bCs/>
        </w:rPr>
        <w:t xml:space="preserve">Table </w:t>
      </w:r>
      <w:commentRangeEnd w:id="86"/>
      <w:r w:rsidR="003A0546">
        <w:rPr>
          <w:rStyle w:val="Refdecomentario"/>
        </w:rPr>
        <w:commentReference w:id="86"/>
      </w:r>
      <w:r>
        <w:rPr>
          <w:b/>
          <w:bCs/>
        </w:rPr>
        <w:t>1</w:t>
      </w:r>
      <w:bookmarkEnd w:id="85"/>
      <w:r>
        <w:t xml:space="preserve">. Parameter ranges for sensitivity analysis to be used as the limits to sample from uniform distribution and designed to evaluate model response to variability. </w:t>
      </w:r>
      <w:del w:id="87" w:author="Medina Ortiz, David Alfredo" w:date="2024-11-19T17:47:00Z">
        <w:r w:rsidDel="003A0546">
          <w:delText xml:space="preserve">Each parameter’s range reflects a ±50% variation from its reference value. It is worth noting that reference values for </w:delText>
        </w:r>
      </w:del>
      <m:oMath>
        <m:r>
          <w:del w:id="88" w:author="Medina Ortiz, David Alfredo" w:date="2024-11-19T17:47:00Z">
            <w:rPr>
              <w:rFonts w:ascii="Cambria Math" w:hAnsi="Cambria Math"/>
            </w:rPr>
            <m:t>λ</m:t>
          </w:del>
        </m:r>
      </m:oMath>
      <w:del w:id="89" w:author="Medina Ortiz, David Alfredo" w:date="2024-11-19T17:47:00Z">
        <w:r w:rsidDel="003A0546">
          <w:delText xml:space="preserve"> and </w:delText>
        </w:r>
      </w:del>
      <m:oMath>
        <m:r>
          <w:del w:id="90" w:author="Medina Ortiz, David Alfredo" w:date="2024-11-19T17:47:00Z">
            <w:rPr>
              <w:rFonts w:ascii="Cambria Math" w:hAnsi="Cambria Math"/>
            </w:rPr>
            <m:t>ϕ</m:t>
          </w:del>
        </m:r>
      </m:oMath>
      <w:del w:id="91" w:author="Medina Ortiz, David Alfredo" w:date="2024-11-19T17:47:00Z">
        <w:r w:rsidDel="003A0546">
          <w:delText xml:space="preserve"> parameters were set considering a reference rate of 90% and 70% change per minute in the original scale of these parameters.</w:delText>
        </w:r>
      </w:del>
    </w:p>
    <w:p w14:paraId="10E05650" w14:textId="77777777" w:rsidR="007C23A0" w:rsidRDefault="00000000">
      <w:pPr>
        <w:pStyle w:val="Textoindependiente"/>
      </w:pPr>
      <w:commentRangeStart w:id="92"/>
      <w:proofErr w:type="spellStart"/>
      <w:r>
        <w:t>Sobol</w:t>
      </w:r>
      <w:proofErr w:type="spellEnd"/>
      <w:r>
        <w:t xml:space="preserve"> </w:t>
      </w:r>
      <w:commentRangeEnd w:id="92"/>
      <w:r w:rsidR="008430E8">
        <w:rPr>
          <w:rStyle w:val="Refdecomentario"/>
        </w:rPr>
        <w:commentReference w:id="92"/>
      </w:r>
      <w:r>
        <w:t xml:space="preserve">sensitivity analysis was selected due to its robustness in decomposing the variance attributed to each parameter in complex, non-linear, and non-monotonic models, such as the present logistic model of </w:t>
      </w:r>
      <w:proofErr w:type="spellStart"/>
      <w:r>
        <w:t>RRi</w:t>
      </w:r>
      <w:proofErr w:type="spellEnd"/>
      <w:r>
        <w:t xml:space="preserve">. </w:t>
      </w:r>
      <w:commentRangeStart w:id="93"/>
      <w:r>
        <w:t xml:space="preserve">While </w:t>
      </w:r>
      <w:commentRangeEnd w:id="93"/>
      <w:r w:rsidR="008430E8">
        <w:rPr>
          <w:rStyle w:val="Refdecomentario"/>
        </w:rPr>
        <w:commentReference w:id="93"/>
      </w:r>
      <w:r>
        <w:t xml:space="preserve">methods like the Morris screening technique offer computational efficiency, </w:t>
      </w:r>
      <w:proofErr w:type="spellStart"/>
      <w:r>
        <w:t>Sobol’s</w:t>
      </w:r>
      <w:proofErr w:type="spellEnd"/>
      <w:r>
        <w:t xml:space="preserve"> approach provides a more comprehensive assessment of parameter interactions, making it particularly suitable for physiological models where interaction effects may be critical to interpret.</w:t>
      </w:r>
    </w:p>
    <w:p w14:paraId="095BE6F9" w14:textId="77777777" w:rsidR="007C23A0" w:rsidRDefault="00000000">
      <w:pPr>
        <w:pStyle w:val="Ttulo2"/>
      </w:pPr>
      <w:bookmarkStart w:id="94" w:name="usage-of-real-world-rri-data"/>
      <w:bookmarkEnd w:id="77"/>
      <w:commentRangeStart w:id="95"/>
      <w:r>
        <w:t xml:space="preserve">Usage </w:t>
      </w:r>
      <w:commentRangeEnd w:id="95"/>
      <w:r w:rsidR="008430E8">
        <w:rPr>
          <w:rStyle w:val="Refdecomentario"/>
          <w:rFonts w:eastAsiaTheme="minorHAnsi" w:cstheme="minorBidi"/>
          <w:b w:val="0"/>
          <w:bCs w:val="0"/>
        </w:rPr>
        <w:commentReference w:id="95"/>
      </w:r>
      <w:r>
        <w:t xml:space="preserve">of real-world </w:t>
      </w:r>
      <w:proofErr w:type="spellStart"/>
      <w:r>
        <w:t>RRi</w:t>
      </w:r>
      <w:proofErr w:type="spellEnd"/>
      <w:r>
        <w:t xml:space="preserve"> data</w:t>
      </w:r>
    </w:p>
    <w:p w14:paraId="25B8A2DE" w14:textId="77777777" w:rsidR="007C23A0" w:rsidRDefault="00000000">
      <w:pPr>
        <w:pStyle w:val="FirstParagraph"/>
      </w:pPr>
      <w:r>
        <w:t xml:space="preserve">To further assess the performance and </w:t>
      </w:r>
      <w:commentRangeStart w:id="96"/>
      <w:r>
        <w:t xml:space="preserve">applicability </w:t>
      </w:r>
      <w:commentRangeEnd w:id="96"/>
      <w:r w:rsidR="008430E8">
        <w:rPr>
          <w:rStyle w:val="Refdecomentario"/>
        </w:rPr>
        <w:commentReference w:id="96"/>
      </w:r>
      <w:r>
        <w:t xml:space="preserve">of the proposed model, real-world </w:t>
      </w:r>
      <w:proofErr w:type="spellStart"/>
      <w:r>
        <w:t>RRi</w:t>
      </w:r>
      <w:proofErr w:type="spellEnd"/>
      <w:r>
        <w:t xml:space="preserve"> data were analyzed in addition to the synthetic data generated through simulation. </w:t>
      </w:r>
      <w:commentRangeStart w:id="97"/>
      <w:r>
        <w:t xml:space="preserve">This </w:t>
      </w:r>
      <w:r>
        <w:lastRenderedPageBreak/>
        <w:t>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14:paraId="374CF245" w14:textId="77777777" w:rsidR="007C23A0" w:rsidRDefault="00000000">
      <w:pPr>
        <w:pStyle w:val="Textoindependiente"/>
      </w:pPr>
      <w:r>
        <w:t xml:space="preserve">The dataset consisted of 272 participants who underwent a validated exercise protocol encompassing rest, exercise, and recovery phases within a single, continuous measurement session (Castillo-Aguilar et al., 2023). Continuous heart rate data, including </w:t>
      </w:r>
      <w:proofErr w:type="spellStart"/>
      <w:r>
        <w:t>RRi</w:t>
      </w:r>
      <w:proofErr w:type="spellEnd"/>
      <w:r>
        <w:t>, were collected using the Polar Team2 system (Polar®) application, capable of capturing dynamic fluctuations associated with varying exercise intensities and recovery.</w:t>
      </w:r>
    </w:p>
    <w:p w14:paraId="1DF70FD2" w14:textId="77777777" w:rsidR="007C23A0" w:rsidRDefault="00000000">
      <w:pPr>
        <w:pStyle w:val="Textoindependiente"/>
      </w:pPr>
      <w:r>
        <w:t xml:space="preserve">Preprocessing steps were conducted to remove artifacts and ectopic heartbeats, with less than 3% of data excluded following established guidelines (Malik, 1996). The preprocessed </w:t>
      </w:r>
      <w:proofErr w:type="spellStart"/>
      <w:r>
        <w:t>RRi</w:t>
      </w:r>
      <w:proofErr w:type="spellEnd"/>
      <w:r>
        <w:t xml:space="preserve"> data were then aggregated into time intervals to facilitate analysis, allowing the examination of acute exercise responses and post-exercise recovery patterns.</w:t>
      </w:r>
    </w:p>
    <w:p w14:paraId="2A269B18" w14:textId="77777777" w:rsidR="007C23A0" w:rsidRDefault="00000000">
      <w:pPr>
        <w:pStyle w:val="Textoindependiente"/>
      </w:pPr>
      <w:r>
        <w:t xml:space="preserve">This real-world dataset provided a critical context for validating the model’s predictive capability against observed physiological responses, offering a robust foundation for understanding </w:t>
      </w:r>
      <w:proofErr w:type="spellStart"/>
      <w:r>
        <w:t>RRi</w:t>
      </w:r>
      <w:proofErr w:type="spellEnd"/>
      <w:r>
        <w:t xml:space="preserve"> dynamics under physical activity conditions.</w:t>
      </w:r>
      <w:commentRangeEnd w:id="97"/>
      <w:r w:rsidR="008430E8">
        <w:rPr>
          <w:rStyle w:val="Refdecomentario"/>
        </w:rPr>
        <w:commentReference w:id="97"/>
      </w:r>
    </w:p>
    <w:p w14:paraId="2618BD37" w14:textId="77777777" w:rsidR="007C23A0" w:rsidRDefault="00000000">
      <w:pPr>
        <w:pStyle w:val="Ttulo2"/>
      </w:pPr>
      <w:bookmarkStart w:id="98" w:name="parameter-estimation"/>
      <w:bookmarkEnd w:id="94"/>
      <w:commentRangeStart w:id="99"/>
      <w:r>
        <w:t xml:space="preserve">Parameter </w:t>
      </w:r>
      <w:commentRangeEnd w:id="99"/>
      <w:r w:rsidR="008430E8">
        <w:rPr>
          <w:rStyle w:val="Refdecomentario"/>
          <w:rFonts w:eastAsiaTheme="minorHAnsi" w:cstheme="minorBidi"/>
          <w:b w:val="0"/>
          <w:bCs w:val="0"/>
        </w:rPr>
        <w:commentReference w:id="99"/>
      </w:r>
      <w:r>
        <w:t>Estimation</w:t>
      </w:r>
    </w:p>
    <w:p w14:paraId="1E1FA420" w14:textId="0D3283AA" w:rsidR="007C23A0" w:rsidRDefault="00000000">
      <w:pPr>
        <w:pStyle w:val="FirstParagraph"/>
      </w:pPr>
      <w:r>
        <w:t xml:space="preserve">Parameter estimation was performed using Hamiltonian Monte Carlo (HMC) with the No-U-Turn Sampler (NUTS) to explore the parameter </w:t>
      </w:r>
      <w:commentRangeStart w:id="100"/>
      <w:r>
        <w:t>space</w:t>
      </w:r>
      <w:commentRangeEnd w:id="100"/>
      <w:r w:rsidR="00C01CE0">
        <w:rPr>
          <w:rStyle w:val="Refdecomentario"/>
        </w:rPr>
        <w:commentReference w:id="100"/>
      </w:r>
      <w:r>
        <w:t>.</w:t>
      </w:r>
      <w:del w:id="101" w:author="Medina Ortiz, David Alfredo" w:date="2024-11-19T17:53:00Z">
        <w:r w:rsidDel="00395C79">
          <w:delText xml:space="preserve"> This method suits high-dimensional spaces and utilizes gradient information for efficient sampling</w:delText>
        </w:r>
      </w:del>
      <w:r>
        <w:t xml:space="preserve">. The parameters </w:t>
      </w:r>
      <m:oMath>
        <m:r>
          <w:rPr>
            <w:rFonts w:ascii="Cambria Math" w:hAnsi="Cambria Math"/>
          </w:rPr>
          <m:t>α</m:t>
        </m:r>
      </m:oMath>
      <w:r>
        <w:t xml:space="preserve">, </w:t>
      </w:r>
      <m:oMath>
        <m:r>
          <w:rPr>
            <w:rFonts w:ascii="Cambria Math" w:hAnsi="Cambria Math"/>
          </w:rPr>
          <m:t>β</m:t>
        </m:r>
      </m:oMath>
      <w:r>
        <w:t xml:space="preserve">, </w:t>
      </w:r>
      <m:oMath>
        <m:r>
          <w:rPr>
            <w:rFonts w:ascii="Cambria Math" w:hAnsi="Cambria Math"/>
          </w:rPr>
          <m:t>c</m:t>
        </m:r>
      </m:oMath>
      <w:r>
        <w:t xml:space="preserve">, </w:t>
      </w:r>
      <m:oMath>
        <m:r>
          <w:rPr>
            <w:rFonts w:ascii="Cambria Math" w:hAnsi="Cambria Math"/>
          </w:rPr>
          <m:t>λ</m:t>
        </m:r>
      </m:oMath>
      <w:r>
        <w:t xml:space="preserve">, </w:t>
      </w:r>
      <m:oMath>
        <m:r>
          <w:rPr>
            <w:rFonts w:ascii="Cambria Math" w:hAnsi="Cambria Math"/>
          </w:rPr>
          <m:t>ϕ</m:t>
        </m:r>
      </m:oMath>
      <w:r>
        <w:t xml:space="preserve">, </w:t>
      </w:r>
      <m:oMath>
        <m:r>
          <w:rPr>
            <w:rFonts w:ascii="Cambria Math" w:hAnsi="Cambria Math"/>
          </w:rPr>
          <m:t>τ</m:t>
        </m:r>
      </m:oMath>
      <w:r>
        <w:t xml:space="preserve">, and </w:t>
      </w:r>
      <m:oMath>
        <m:r>
          <w:rPr>
            <w:rFonts w:ascii="Cambria Math" w:hAnsi="Cambria Math"/>
          </w:rPr>
          <m:t>δ</m:t>
        </m:r>
      </m:oMath>
      <w:r>
        <w:t xml:space="preserve"> were estimated by sampling from the posterior distribution, which was constructed from observed RRi data and model predictions. </w:t>
      </w:r>
      <w:del w:id="102" w:author="Medina Ortiz, David Alfredo" w:date="2024-11-19T17:53:00Z">
        <w:r w:rsidDel="00395C79">
          <w:delText>The Bayesian framework allows the incorporation of prior distributions for parameters, enhancing the reliability of the estimates.</w:delText>
        </w:r>
      </w:del>
    </w:p>
    <w:p w14:paraId="3EE81B7E" w14:textId="77777777" w:rsidR="007C23A0" w:rsidRDefault="00000000">
      <w:pPr>
        <w:pStyle w:val="Textoindependiente"/>
      </w:pPr>
      <w:r>
        <w:t xml:space="preserve">The gradient of the log-likelihood function for each parameter was computed during estimation using the brms R </w:t>
      </w:r>
      <w:commentRangeStart w:id="103"/>
      <w:r>
        <w:t>package</w:t>
      </w:r>
      <w:commentRangeEnd w:id="103"/>
      <w:r w:rsidR="00ED3FD6">
        <w:rPr>
          <w:rStyle w:val="Refdecomentario"/>
        </w:rPr>
        <w:commentReference w:id="103"/>
      </w:r>
      <w:r>
        <w:t xml:space="preserve">, which employs the Stan probabilistic programming language. Convergence of the HMC chains was assessed using standard diagnostics, including R-hat values, which were kept below 1.01 for all parameters, and effective sample sizes, which were targeted at a minimum of 1,000 for each parameter. Trace plots were inspected to confirm stable mixing, and potential issues with autocorrelation were </w:t>
      </w:r>
      <w:r>
        <w:lastRenderedPageBreak/>
        <w:t>addressed by increasing the warm-up period to ensure chain independence. These diagnostics collectively confirmed reliable posterior estimates for each parameter.</w:t>
      </w:r>
    </w:p>
    <w:p w14:paraId="69738FA1" w14:textId="77777777" w:rsidR="007C23A0" w:rsidRDefault="00000000">
      <w:pPr>
        <w:pStyle w:val="Textoindependiente"/>
      </w:pPr>
      <w:r>
        <w:t>The fitting process utilized five Markov Chain Monte Carlo (MCMC) chains, each consisting of 10,000 iterations with a burn-in period of 5,000 iterations, resulting in 25,000 post-warmup samples.</w:t>
      </w:r>
    </w:p>
    <w:p w14:paraId="115A120C" w14:textId="77777777" w:rsidR="007C23A0" w:rsidRDefault="00000000">
      <w:pPr>
        <w:pStyle w:val="Textoindependiente"/>
      </w:pPr>
      <w:commentRangeStart w:id="104"/>
      <w:commentRangeStart w:id="105"/>
      <w:r>
        <w:t xml:space="preserve">To </w:t>
      </w:r>
      <w:commentRangeEnd w:id="104"/>
      <w:r w:rsidR="00ED3FD6">
        <w:rPr>
          <w:rStyle w:val="Refdecomentario"/>
        </w:rPr>
        <w:commentReference w:id="104"/>
      </w:r>
      <w:commentRangeEnd w:id="105"/>
      <w:r w:rsidR="00ED3FD6">
        <w:rPr>
          <w:rStyle w:val="Refdecomentario"/>
        </w:rPr>
        <w:commentReference w:id="105"/>
      </w:r>
      <w:r>
        <w:t>enhance the exploration of parameter space, we performed a two-stage analysis: individual-level and group-level estimates.</w:t>
      </w:r>
    </w:p>
    <w:p w14:paraId="477301D1" w14:textId="77777777" w:rsidR="007C23A0" w:rsidRDefault="00000000">
      <w:pPr>
        <w:pStyle w:val="Ttulo3"/>
      </w:pPr>
      <w:bookmarkStart w:id="106" w:name="individual-level-analysis"/>
      <w:r>
        <w:t>Individual-level analysis</w:t>
      </w:r>
    </w:p>
    <w:p w14:paraId="22199641" w14:textId="77777777" w:rsidR="007C23A0" w:rsidRDefault="00000000">
      <w:pPr>
        <w:pStyle w:val="FirstParagraph"/>
      </w:pPr>
      <w:r>
        <w:t xml:space="preserve">Firstly, each subject’s </w:t>
      </w:r>
      <w:proofErr w:type="spellStart"/>
      <w:r>
        <w:t>RRi</w:t>
      </w:r>
      <w:proofErr w:type="spellEnd"/>
      <w:r>
        <w:t xml:space="preserve"> data </w:t>
      </w:r>
      <m:oMath>
        <m:sSub>
          <m:sSubPr>
            <m:ctrlPr>
              <w:rPr>
                <w:rFonts w:ascii="Cambria Math" w:hAnsi="Cambria Math"/>
              </w:rPr>
            </m:ctrlPr>
          </m:sSubPr>
          <m:e>
            <w:proofErr w:type="spellStart"/>
            <m:r>
              <m:rPr>
                <m:nor/>
              </m:rPr>
              <m:t>RRi</m:t>
            </m:r>
            <w:proofErr w:type="spellEnd"/>
          </m:e>
          <m:sub>
            <m:r>
              <w:rPr>
                <w:rFonts w:ascii="Cambria Math" w:hAnsi="Cambria Math"/>
              </w:rPr>
              <m:t>i</m:t>
            </m:r>
            <m:r>
              <m:rPr>
                <m:sty m:val="p"/>
              </m:rPr>
              <w:rPr>
                <w:rFonts w:ascii="Cambria Math" w:hAnsi="Cambria Math"/>
              </w:rPr>
              <m:t>,</m:t>
            </m:r>
            <m:r>
              <w:rPr>
                <w:rFonts w:ascii="Cambria Math" w:hAnsi="Cambria Math"/>
              </w:rPr>
              <m:t>t</m:t>
            </m:r>
          </m:sub>
        </m:sSub>
      </m:oMath>
      <w:r>
        <w:t xml:space="preserve"> was standardized against his mean </w:t>
      </w:r>
      <m:oMath>
        <m:acc>
          <m:accPr>
            <m:chr m:val="‾"/>
            <m:ctrlPr>
              <w:rPr>
                <w:rFonts w:ascii="Cambria Math" w:hAnsi="Cambria Math"/>
              </w:rPr>
            </m:ctrlPr>
          </m:accPr>
          <m:e>
            <m:sSub>
              <m:sSubPr>
                <m:ctrlPr>
                  <w:rPr>
                    <w:rFonts w:ascii="Cambria Math" w:hAnsi="Cambria Math"/>
                  </w:rPr>
                </m:ctrlPr>
              </m:sSubPr>
              <m:e>
                <w:proofErr w:type="spellStart"/>
                <m:r>
                  <m:rPr>
                    <m:nor/>
                  </m:rPr>
                  <m:t>RRi</m:t>
                </m:r>
                <w:proofErr w:type="spellEnd"/>
              </m:e>
              <m:sub>
                <m:r>
                  <w:rPr>
                    <w:rFonts w:ascii="Cambria Math" w:hAnsi="Cambria Math"/>
                  </w:rPr>
                  <m:t>i</m:t>
                </m:r>
              </m:sub>
            </m:sSub>
          </m:e>
        </m:acc>
      </m:oMath>
      <w:r>
        <w:t xml:space="preserve"> and standard </w:t>
      </w:r>
      <w:commentRangeStart w:id="107"/>
      <w:r>
        <w:t xml:space="preserve">deviation </w:t>
      </w:r>
      <w:commentRangeEnd w:id="107"/>
      <w:r w:rsidR="0028771C">
        <w:rPr>
          <w:rStyle w:val="Refdecomentario"/>
        </w:rPr>
        <w:commentReference w:id="107"/>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m:t>RRi</m:t>
                </m:r>
              </m:e>
              <m:sub>
                <m:r>
                  <w:rPr>
                    <w:rFonts w:ascii="Cambria Math" w:hAnsi="Cambria Math"/>
                  </w:rPr>
                  <m:t>i</m:t>
                </m:r>
              </m:sub>
            </m:sSub>
          </m:sub>
        </m:sSub>
      </m:oMath>
      <w:r>
        <w:t xml:space="preserve"> to improve convergence and exploration of the posterior distribution. The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 xml:space="preserve"> for each time point </w:t>
      </w:r>
      <m:oMath>
        <m:r>
          <w:rPr>
            <w:rFonts w:ascii="Cambria Math" w:hAnsi="Cambria Math"/>
          </w:rPr>
          <m:t>t</m:t>
        </m:r>
      </m:oMath>
      <w:r>
        <w:t xml:space="preserve"> was computed as:</w:t>
      </w:r>
    </w:p>
    <w:p w14:paraId="4AA60199" w14:textId="77777777" w:rsidR="007C23A0" w:rsidRPr="00753249" w:rsidRDefault="00000000">
      <w:pPr>
        <w:pStyle w:val="Textoindependiente"/>
        <w:rPr>
          <w:lang w:val="de-DE"/>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de-DE"/>
                </w:rPr>
                <m:t>,</m:t>
              </m:r>
              <m:r>
                <w:rPr>
                  <w:rFonts w:ascii="Cambria Math" w:hAnsi="Cambria Math"/>
                </w:rPr>
                <m:t>t</m:t>
              </m:r>
            </m:sub>
          </m:sSub>
          <m:r>
            <m:rPr>
              <m:sty m:val="p"/>
            </m:rPr>
            <w:rPr>
              <w:rFonts w:ascii="Cambria Math" w:hAnsi="Cambria Math"/>
              <w:lang w:val="de-DE"/>
            </w:rPr>
            <m:t>=</m:t>
          </m:r>
          <m:f>
            <m:fPr>
              <m:ctrlPr>
                <w:rPr>
                  <w:rFonts w:ascii="Cambria Math" w:hAnsi="Cambria Math"/>
                </w:rPr>
              </m:ctrlPr>
            </m:fPr>
            <m:num>
              <m:sSub>
                <m:sSubPr>
                  <m:ctrlPr>
                    <w:rPr>
                      <w:rFonts w:ascii="Cambria Math" w:hAnsi="Cambria Math"/>
                    </w:rPr>
                  </m:ctrlPr>
                </m:sSubPr>
                <m:e>
                  <m:r>
                    <m:rPr>
                      <m:nor/>
                    </m:rPr>
                    <w:rPr>
                      <w:lang w:val="de-DE"/>
                    </w:rPr>
                    <m:t>RRi</m:t>
                  </m:r>
                </m:e>
                <m:sub>
                  <m:r>
                    <w:rPr>
                      <w:rFonts w:ascii="Cambria Math" w:hAnsi="Cambria Math"/>
                    </w:rPr>
                    <m:t>i</m:t>
                  </m:r>
                  <m:r>
                    <m:rPr>
                      <m:sty m:val="p"/>
                    </m:rPr>
                    <w:rPr>
                      <w:rFonts w:ascii="Cambria Math" w:hAnsi="Cambria Math"/>
                      <w:lang w:val="de-DE"/>
                    </w:rPr>
                    <m:t>,</m:t>
                  </m:r>
                  <m:r>
                    <w:rPr>
                      <w:rFonts w:ascii="Cambria Math" w:hAnsi="Cambria Math"/>
                    </w:rPr>
                    <m:t>t</m:t>
                  </m:r>
                </m:sub>
              </m:sSub>
              <m:r>
                <m:rPr>
                  <m:sty m:val="p"/>
                </m:rPr>
                <w:rPr>
                  <w:rFonts w:ascii="Cambria Math" w:hAnsi="Cambria Math"/>
                  <w:lang w:val="de-DE"/>
                </w:rPr>
                <m:t>-</m:t>
              </m:r>
              <m:acc>
                <m:accPr>
                  <m:chr m:val="‾"/>
                  <m:ctrlPr>
                    <w:rPr>
                      <w:rFonts w:ascii="Cambria Math" w:hAnsi="Cambria Math"/>
                    </w:rPr>
                  </m:ctrlPr>
                </m:accPr>
                <m:e>
                  <m:sSub>
                    <m:sSubPr>
                      <m:ctrlPr>
                        <w:rPr>
                          <w:rFonts w:ascii="Cambria Math" w:hAnsi="Cambria Math"/>
                        </w:rPr>
                      </m:ctrlPr>
                    </m:sSubPr>
                    <m:e>
                      <m:r>
                        <m:rPr>
                          <m:nor/>
                        </m:rPr>
                        <w:rPr>
                          <w:lang w:val="de-DE"/>
                        </w:rPr>
                        <m:t>RRi</m:t>
                      </m:r>
                    </m:e>
                    <m:sub>
                      <m:r>
                        <w:rPr>
                          <w:rFonts w:ascii="Cambria Math" w:hAnsi="Cambria Math"/>
                        </w:rPr>
                        <m:t>i</m:t>
                      </m:r>
                    </m:sub>
                  </m:sSub>
                </m:e>
              </m:acc>
            </m:num>
            <m:den>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w:rPr>
                          <w:lang w:val="de-DE"/>
                        </w:rPr>
                        <m:t>RRi</m:t>
                      </m:r>
                    </m:e>
                    <m:sub>
                      <m:r>
                        <w:rPr>
                          <w:rFonts w:ascii="Cambria Math" w:hAnsi="Cambria Math"/>
                        </w:rPr>
                        <m:t>i</m:t>
                      </m:r>
                    </m:sub>
                  </m:sSub>
                </m:sub>
              </m:sSub>
            </m:den>
          </m:f>
        </m:oMath>
      </m:oMathPara>
    </w:p>
    <w:p w14:paraId="5D981715" w14:textId="77777777" w:rsidR="007C23A0" w:rsidRDefault="00000000">
      <w:pPr>
        <w:pStyle w:val="FirstParagraph"/>
      </w:pPr>
      <w:r>
        <w:t xml:space="preserve">This standardization allowed the model to focus on relative changes in </w:t>
      </w:r>
      <w:proofErr w:type="spellStart"/>
      <w:r>
        <w:t>RRi</w:t>
      </w:r>
      <w:proofErr w:type="spellEnd"/>
      <w:r>
        <w:t xml:space="preserve"> dynamics, independent of individual baseline differences.</w:t>
      </w:r>
    </w:p>
    <w:p w14:paraId="2EBA6BED" w14:textId="77777777" w:rsidR="007C23A0" w:rsidRDefault="00000000">
      <w:pPr>
        <w:pStyle w:val="Textoindependiente"/>
      </w:pPr>
      <w:r>
        <w:t xml:space="preserve">The model for each subject </w:t>
      </w:r>
      <m:oMath>
        <m:r>
          <w:rPr>
            <w:rFonts w:ascii="Cambria Math" w:hAnsi="Cambria Math"/>
          </w:rPr>
          <m:t>i</m:t>
        </m:r>
      </m:oMath>
      <w:r>
        <w:t xml:space="preserve"> was then spec</w:t>
      </w:r>
      <w:proofErr w:type="spellStart"/>
      <w:r>
        <w:t>ified</w:t>
      </w:r>
      <w:proofErr w:type="spellEnd"/>
      <w:r>
        <w:t xml:space="preserve"> in terms of standardized </w:t>
      </w:r>
      <w:proofErr w:type="spellStart"/>
      <w:r>
        <w:t>RRi</w:t>
      </w:r>
      <w:proofErr w:type="spellEnd"/>
      <w:r>
        <w:t xml:space="preserve">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w:t>
      </w:r>
    </w:p>
    <w:p w14:paraId="40CB4122" w14:textId="77777777" w:rsidR="007C23A0"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c</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ϕ</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up>
              </m:sSup>
            </m:den>
          </m:f>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oMath>
      </m:oMathPara>
    </w:p>
    <w:p w14:paraId="508E8D9E" w14:textId="77777777" w:rsidR="007C23A0" w:rsidRDefault="00000000">
      <w:pPr>
        <w:pStyle w:val="FirstParagraph"/>
      </w:pPr>
      <w:r>
        <w:t xml:space="preserve">where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ϕ</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are the individual-specific model parameters and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is the residual error term at each time point </w:t>
      </w:r>
      <m:oMath>
        <m:r>
          <w:rPr>
            <w:rFonts w:ascii="Cambria Math" w:hAnsi="Cambria Math"/>
          </w:rPr>
          <m:t>t</m:t>
        </m:r>
      </m:oMath>
      <w:r>
        <w:t>.</w:t>
      </w:r>
    </w:p>
    <w:p w14:paraId="07DBBF31" w14:textId="77777777" w:rsidR="007C23A0" w:rsidRDefault="00000000">
      <w:pPr>
        <w:pStyle w:val="Textoindependiente"/>
      </w:pPr>
      <w:r>
        <w:t xml:space="preserve">Afterwards, we transformed the estimated </w:t>
      </w:r>
      <m:oMath>
        <m:r>
          <w:rPr>
            <w:rFonts w:ascii="Cambria Math" w:hAnsi="Cambria Math"/>
          </w:rPr>
          <m:t>α</m:t>
        </m:r>
      </m:oMath>
      <w:r>
        <w:t xml:space="preserve"> and </w:t>
      </w:r>
      <m:oMath>
        <m:r>
          <w:rPr>
            <w:rFonts w:ascii="Cambria Math" w:hAnsi="Cambria Math"/>
          </w:rPr>
          <m:t>β</m:t>
        </m:r>
      </m:oMath>
      <w:r>
        <w:t xml:space="preserve"> parameters back to the original RRi scale, ensuring a physiologically meaningful interpre</w:t>
      </w:r>
      <w:proofErr w:type="spellStart"/>
      <w:r>
        <w:t>tation</w:t>
      </w:r>
      <w:proofErr w:type="spellEnd"/>
      <w:r>
        <w:t xml:space="preserve">. The transformation for each subject </w:t>
      </w:r>
      <m:oMath>
        <m:r>
          <w:rPr>
            <w:rFonts w:ascii="Cambria Math" w:hAnsi="Cambria Math"/>
          </w:rPr>
          <m:t>i</m:t>
        </m:r>
      </m:oMath>
      <w:r>
        <w:t xml:space="preserve"> is given by:</w:t>
      </w:r>
    </w:p>
    <w:p w14:paraId="144277A5" w14:textId="77777777" w:rsidR="007C23A0" w:rsidRDefault="00000000">
      <w:pPr>
        <w:pStyle w:val="Textoindependiente"/>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α</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m:t>RRi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m:t>RRi</m:t>
                        </m:r>
                      </m:e>
                    </m:acc>
                  </m:e>
                  <m:sub>
                    <m:r>
                      <w:rPr>
                        <w:rFonts w:ascii="Cambria Math" w:hAnsi="Cambria Math"/>
                      </w:rPr>
                      <m:t>i</m:t>
                    </m:r>
                  </m:sub>
                </m:sSub>
              </m:e>
            </m:mr>
            <m:mr>
              <m:e>
                <m:sSubSup>
                  <m:sSubSupPr>
                    <m:ctrlPr>
                      <w:rPr>
                        <w:rFonts w:ascii="Cambria Math" w:hAnsi="Cambria Math"/>
                      </w:rPr>
                    </m:ctrlPr>
                  </m:sSubSupPr>
                  <m:e>
                    <m:r>
                      <w:rPr>
                        <w:rFonts w:ascii="Cambria Math" w:hAnsi="Cambria Math"/>
                      </w:rPr>
                      <m:t>β</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m:t>RRi</m:t>
                        </m:r>
                      </m:e>
                      <m:sub>
                        <m:r>
                          <w:rPr>
                            <w:rFonts w:ascii="Cambria Math" w:hAnsi="Cambria Math"/>
                          </w:rPr>
                          <m:t>i</m:t>
                        </m:r>
                      </m:sub>
                    </m:sSub>
                  </m:sub>
                </m:sSub>
              </m:e>
            </m:mr>
          </m:m>
        </m:oMath>
      </m:oMathPara>
    </w:p>
    <w:p w14:paraId="54F4BB4C" w14:textId="77777777" w:rsidR="007C23A0" w:rsidRDefault="00000000">
      <w:pPr>
        <w:pStyle w:val="FirstParagraph"/>
      </w:pPr>
      <w:r>
        <w:lastRenderedPageBreak/>
        <w:t xml:space="preserve">Priors were chosen based on physiological constraints and graphical visualization of standardized </w:t>
      </w:r>
      <w:proofErr w:type="spellStart"/>
      <w:r>
        <w:t>RRi</w:t>
      </w:r>
      <w:proofErr w:type="spellEnd"/>
      <w:r>
        <w:t xml:space="preserve"> data, ensuring identifiability of model parameters by constraining the parameter space to plausible values, which improves model convergence. </w:t>
      </w:r>
      <w:commentRangeStart w:id="108"/>
      <w:r>
        <w:t>The prior distributions are defined as follows:</w:t>
      </w:r>
      <w:commentRangeEnd w:id="108"/>
      <w:r w:rsidR="00324988">
        <w:rPr>
          <w:rStyle w:val="Refdecomentario"/>
        </w:rPr>
        <w:commentReference w:id="108"/>
      </w:r>
    </w:p>
    <w:p w14:paraId="4BC241F4" w14:textId="77777777" w:rsidR="007C23A0" w:rsidRDefault="00000000">
      <w:pPr>
        <w:pStyle w:val="Textoindependiente"/>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α</m:t>
                </m:r>
              </m:e>
              <m:e>
                <m:r>
                  <m:rPr>
                    <m:scr m:val="script"/>
                    <m:sty m:val="p"/>
                  </m:rPr>
                  <w:rPr>
                    <w:rFonts w:ascii="Cambria Math" w:hAnsi="Cambria Math"/>
                  </w:rPr>
                  <m:t>∼N</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0.5</m:t>
                    </m:r>
                  </m:e>
                </m:d>
              </m:e>
            </m:mr>
            <m:mr>
              <m:e>
                <m:r>
                  <w:rPr>
                    <w:rFonts w:ascii="Cambria Math" w:hAnsi="Cambria Math"/>
                  </w:rPr>
                  <m:t>β</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β</m:t>
                </m:r>
                <m:r>
                  <m:rPr>
                    <m:sty m:val="p"/>
                  </m:rPr>
                  <w:rPr>
                    <w:rFonts w:ascii="Cambria Math" w:hAnsi="Cambria Math"/>
                  </w:rPr>
                  <m:t>≤</m:t>
                </m:r>
                <m:r>
                  <w:rPr>
                    <w:rFonts w:ascii="Cambria Math" w:hAnsi="Cambria Math"/>
                  </w:rPr>
                  <m:t>0</m:t>
                </m:r>
              </m:e>
            </m:mr>
            <m:mr>
              <m:e>
                <m:r>
                  <w:rPr>
                    <w:rFonts w:ascii="Cambria Math" w:hAnsi="Cambria Math"/>
                  </w:rPr>
                  <m:t>c</m:t>
                </m:r>
              </m:e>
              <m:e>
                <m:r>
                  <m:rPr>
                    <m:scr m:val="script"/>
                    <m:sty m:val="p"/>
                  </m:rPr>
                  <w:rPr>
                    <w:rFonts w:ascii="Cambria Math" w:hAnsi="Cambria Math"/>
                  </w:rPr>
                  <m:t>∼N</m:t>
                </m:r>
                <m:d>
                  <m:dPr>
                    <m:ctrlPr>
                      <w:rPr>
                        <w:rFonts w:ascii="Cambria Math" w:hAnsi="Cambria Math"/>
                      </w:rPr>
                    </m:ctrlPr>
                  </m:dPr>
                  <m:e>
                    <m:r>
                      <w:rPr>
                        <w:rFonts w:ascii="Cambria Math" w:hAnsi="Cambria Math"/>
                      </w:rPr>
                      <m:t>0.8</m:t>
                    </m:r>
                    <m:r>
                      <m:rPr>
                        <m:sty m:val="p"/>
                      </m:rPr>
                      <w:rPr>
                        <w:rFonts w:ascii="Cambria Math" w:hAnsi="Cambria Math"/>
                      </w:rPr>
                      <m:t>,</m:t>
                    </m:r>
                    <m:r>
                      <w:rPr>
                        <w:rFonts w:ascii="Cambria Math" w:hAnsi="Cambria Math"/>
                      </w:rPr>
                      <m:t>0.2</m:t>
                    </m:r>
                  </m:e>
                </m:d>
                <m:r>
                  <m:rPr>
                    <m:nor/>
                  </m:rPr>
                  <m:t xml:space="preserve"> with </m:t>
                </m:r>
                <m:r>
                  <w:rPr>
                    <w:rFonts w:ascii="Cambria Math" w:hAnsi="Cambria Math"/>
                  </w:rPr>
                  <m:t>c</m:t>
                </m:r>
                <m:r>
                  <m:rPr>
                    <m:sty m:val="p"/>
                  </m:rPr>
                  <w:rPr>
                    <w:rFonts w:ascii="Cambria Math" w:hAnsi="Cambria Math"/>
                  </w:rPr>
                  <m:t>≥</m:t>
                </m:r>
                <m:r>
                  <w:rPr>
                    <w:rFonts w:ascii="Cambria Math" w:hAnsi="Cambria Math"/>
                  </w:rPr>
                  <m:t>0</m:t>
                </m:r>
              </m:e>
            </m:mr>
            <m:mr>
              <m:e>
                <m:r>
                  <w:rPr>
                    <w:rFonts w:ascii="Cambria Math" w:hAnsi="Cambria Math"/>
                  </w:rPr>
                  <m:t>λ</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λ</m:t>
                </m:r>
                <m:r>
                  <m:rPr>
                    <m:sty m:val="p"/>
                  </m:rPr>
                  <w:rPr>
                    <w:rFonts w:ascii="Cambria Math" w:hAnsi="Cambria Math"/>
                  </w:rPr>
                  <m:t>≤</m:t>
                </m:r>
                <m:r>
                  <w:rPr>
                    <w:rFonts w:ascii="Cambria Math" w:hAnsi="Cambria Math"/>
                  </w:rPr>
                  <m:t>0</m:t>
                </m:r>
              </m:e>
            </m:mr>
            <m:mr>
              <m:e>
                <m:r>
                  <w:rPr>
                    <w:rFonts w:ascii="Cambria Math" w:hAnsi="Cambria Math"/>
                  </w:rPr>
                  <m:t>ϕ</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ϕ</m:t>
                </m:r>
                <m:r>
                  <m:rPr>
                    <m:sty m:val="p"/>
                  </m:rPr>
                  <w:rPr>
                    <w:rFonts w:ascii="Cambria Math" w:hAnsi="Cambria Math"/>
                  </w:rPr>
                  <m:t>≤</m:t>
                </m:r>
                <m:r>
                  <w:rPr>
                    <w:rFonts w:ascii="Cambria Math" w:hAnsi="Cambria Math"/>
                  </w:rPr>
                  <m:t>0</m:t>
                </m:r>
              </m:e>
            </m:mr>
            <m:mr>
              <m:e>
                <m:r>
                  <w:rPr>
                    <w:rFonts w:ascii="Cambria Math" w:hAnsi="Cambria Math"/>
                  </w:rPr>
                  <m:t>τ</m:t>
                </m:r>
              </m:e>
              <m:e>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τ</m:t>
                </m:r>
                <m:r>
                  <m:rPr>
                    <m:sty m:val="p"/>
                  </m:rPr>
                  <w:rPr>
                    <w:rFonts w:ascii="Cambria Math" w:hAnsi="Cambria Math"/>
                  </w:rPr>
                  <m:t>≥</m:t>
                </m:r>
                <m:r>
                  <w:rPr>
                    <w:rFonts w:ascii="Cambria Math" w:hAnsi="Cambria Math"/>
                  </w:rPr>
                  <m:t>0</m:t>
                </m:r>
              </m:e>
            </m:mr>
            <m:mr>
              <m:e>
                <m:r>
                  <w:rPr>
                    <w:rFonts w:ascii="Cambria Math" w:hAnsi="Cambria Math"/>
                  </w:rPr>
                  <m:t>δ</m:t>
                </m:r>
              </m:e>
              <m:e>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δ</m:t>
                </m:r>
                <m:r>
                  <m:rPr>
                    <m:sty m:val="p"/>
                  </m:rPr>
                  <w:rPr>
                    <w:rFonts w:ascii="Cambria Math" w:hAnsi="Cambria Math"/>
                  </w:rPr>
                  <m:t>≥</m:t>
                </m:r>
                <m:r>
                  <w:rPr>
                    <w:rFonts w:ascii="Cambria Math" w:hAnsi="Cambria Math"/>
                  </w:rPr>
                  <m:t>0</m:t>
                </m:r>
              </m:e>
            </m:mr>
          </m:m>
        </m:oMath>
      </m:oMathPara>
    </w:p>
    <w:p w14:paraId="76690454" w14:textId="77777777" w:rsidR="007C23A0" w:rsidRDefault="00000000">
      <w:pPr>
        <w:pStyle w:val="FirstParagraph"/>
      </w:pPr>
      <w:r>
        <w:t xml:space="preserve">Simulated standardized </w:t>
      </w:r>
      <w:proofErr w:type="spellStart"/>
      <w:r>
        <w:t>RRi</w:t>
      </w:r>
      <w:proofErr w:type="spellEnd"/>
      <w:r>
        <w:t xml:space="preserve"> dynamics based on prior parameter distributions are shown in </w:t>
      </w:r>
      <w:commentRangeStart w:id="109"/>
      <w:r>
        <w:fldChar w:fldCharType="begin"/>
      </w:r>
      <w:r>
        <w:instrText>HYPERLINK \l "fig-prior-sim" \h</w:instrText>
      </w:r>
      <w:r>
        <w:fldChar w:fldCharType="separate"/>
      </w:r>
      <w:r>
        <w:rPr>
          <w:rStyle w:val="Hipervnculo"/>
        </w:rPr>
        <w:t>Figure 1</w:t>
      </w:r>
      <w:r>
        <w:rPr>
          <w:rStyle w:val="Hipervnculo"/>
        </w:rPr>
        <w:fldChar w:fldCharType="end"/>
      </w:r>
      <w:commentRangeEnd w:id="109"/>
      <w:r w:rsidR="00324988">
        <w:rPr>
          <w:rStyle w:val="Refdecomentario"/>
        </w:rPr>
        <w:commentReference w:id="109"/>
      </w:r>
      <w:r>
        <w:t>.</w:t>
      </w:r>
    </w:p>
    <w:p w14:paraId="35D810CA" w14:textId="77777777" w:rsidR="007C23A0" w:rsidRDefault="00000000">
      <w:pPr>
        <w:pStyle w:val="Textoindependiente"/>
      </w:pPr>
      <w:r>
        <w:rPr>
          <w:noProof/>
        </w:rPr>
        <w:drawing>
          <wp:inline distT="0" distB="0" distL="0" distR="0" wp14:anchorId="21FEFA06" wp14:editId="4DCA8FD8">
            <wp:extent cx="5600700" cy="4000500"/>
            <wp:effectExtent l="0" t="0" r="0" b="0"/>
            <wp:docPr id="30" name="Imagen 1"/>
            <wp:cNvGraphicFramePr/>
            <a:graphic xmlns:a="http://schemas.openxmlformats.org/drawingml/2006/main">
              <a:graphicData uri="http://schemas.openxmlformats.org/drawingml/2006/picture">
                <pic:pic xmlns:pic="http://schemas.openxmlformats.org/drawingml/2006/picture">
                  <pic:nvPicPr>
                    <pic:cNvPr id="31" name="Picture" descr="figures/prior-model.png"/>
                    <pic:cNvPicPr>
                      <a:picLocks noChangeAspect="1" noChangeArrowheads="1"/>
                    </pic:cNvPicPr>
                  </pic:nvPicPr>
                  <pic:blipFill>
                    <a:blip r:embed="rId10"/>
                    <a:stretch>
                      <a:fillRect/>
                    </a:stretch>
                  </pic:blipFill>
                  <pic:spPr bwMode="auto">
                    <a:xfrm>
                      <a:off x="0" y="0"/>
                      <a:ext cx="5600700" cy="4000500"/>
                    </a:xfrm>
                    <a:prstGeom prst="rect">
                      <a:avLst/>
                    </a:prstGeom>
                    <a:noFill/>
                    <a:ln w="9525">
                      <a:noFill/>
                      <a:headEnd/>
                      <a:tailEnd/>
                    </a:ln>
                  </pic:spPr>
                </pic:pic>
              </a:graphicData>
            </a:graphic>
          </wp:inline>
        </w:drawing>
      </w:r>
    </w:p>
    <w:p w14:paraId="3D08DC0A" w14:textId="77777777" w:rsidR="007C23A0" w:rsidRDefault="00000000">
      <w:pPr>
        <w:pStyle w:val="Textoindependiente"/>
      </w:pPr>
      <w:bookmarkStart w:id="110" w:name="fig-prior-sim"/>
      <w:commentRangeStart w:id="111"/>
      <w:r>
        <w:rPr>
          <w:b/>
          <w:bCs/>
        </w:rPr>
        <w:t xml:space="preserve">Figure </w:t>
      </w:r>
      <w:commentRangeEnd w:id="111"/>
      <w:r w:rsidR="00C2203D">
        <w:rPr>
          <w:rStyle w:val="Refdecomentario"/>
        </w:rPr>
        <w:commentReference w:id="111"/>
      </w:r>
      <w:r>
        <w:rPr>
          <w:b/>
          <w:bCs/>
        </w:rPr>
        <w:t>1</w:t>
      </w:r>
      <w:bookmarkEnd w:id="110"/>
      <w:r>
        <w:t xml:space="preserve">. Simulated standardized </w:t>
      </w:r>
      <w:proofErr w:type="spellStart"/>
      <w:r>
        <w:t>RRi</w:t>
      </w:r>
      <w:proofErr w:type="spellEnd"/>
      <w:r>
        <w:t xml:space="preserve"> dynamics based on prior parameter distributions, depicting predicted </w:t>
      </w:r>
      <w:proofErr w:type="spellStart"/>
      <w:r>
        <w:t>RRi</w:t>
      </w:r>
      <w:proofErr w:type="spellEnd"/>
      <w:r>
        <w:t xml:space="preserve"> responses to exercise. Shaded areas represent 95%, 80%, and 60% </w:t>
      </w:r>
      <w:r>
        <w:lastRenderedPageBreak/>
        <w:t>quantile credible intervals, offering insight into expected physiological variability across parameters.</w:t>
      </w:r>
    </w:p>
    <w:p w14:paraId="17EE507D" w14:textId="77777777" w:rsidR="007C23A0" w:rsidRDefault="00000000">
      <w:pPr>
        <w:pStyle w:val="Ttulo3"/>
      </w:pPr>
      <w:bookmarkStart w:id="112" w:name="group-level-analysis"/>
      <w:bookmarkEnd w:id="106"/>
      <w:r>
        <w:t>Group-level analysis</w:t>
      </w:r>
    </w:p>
    <w:p w14:paraId="2C92919F" w14:textId="77777777" w:rsidR="007C23A0" w:rsidRDefault="00000000">
      <w:pPr>
        <w:pStyle w:val="FirstParagraph"/>
      </w:pPr>
      <w:r>
        <w:t>After obtaining the posterior distribution for each subject’s parameters, each parameter’s mean (</w:t>
      </w:r>
      <m:oMath>
        <m:sSup>
          <m:sSupPr>
            <m:ctrlPr>
              <w:rPr>
                <w:rFonts w:ascii="Cambria Math" w:hAnsi="Cambria Math"/>
              </w:rPr>
            </m:ctrlPr>
          </m:sSupPr>
          <m:e>
            <m:r>
              <w:rPr>
                <w:rFonts w:ascii="Cambria Math" w:hAnsi="Cambria Math"/>
              </w:rPr>
              <m:t>θ</m:t>
            </m:r>
          </m:e>
          <m:sup>
            <m:r>
              <m:rPr>
                <m:nor/>
              </m:rPr>
              <m:t xml:space="preserve"> obs</m:t>
            </m:r>
          </m:sup>
        </m:sSup>
      </m:oMath>
      <w:r>
        <w:t>) and standard error (</w:t>
      </w:r>
      <m:oMath>
        <m:r>
          <w:rPr>
            <w:rFonts w:ascii="Cambria Math" w:hAnsi="Cambria Math"/>
          </w:rPr>
          <m:t>ϵ</m:t>
        </m:r>
      </m:oMath>
      <w:r>
        <w:t xml:space="preserve">) were calculated. These estimates were then used as input data to create a univariate hierarchical model, capturing variability at both the subject and group levels. The </w:t>
      </w:r>
      <w:commentRangeStart w:id="113"/>
      <w:r>
        <w:t xml:space="preserve">model </w:t>
      </w:r>
      <w:commentRangeEnd w:id="113"/>
      <w:r w:rsidR="00C2203D">
        <w:rPr>
          <w:rStyle w:val="Refdecomentario"/>
        </w:rPr>
        <w:commentReference w:id="113"/>
      </w:r>
      <w:r>
        <w:t>is described as follows:</w:t>
      </w:r>
    </w:p>
    <w:p w14:paraId="0DE93BCF" w14:textId="77777777" w:rsidR="007C23A0" w:rsidRDefault="00000000">
      <w:pPr>
        <w:pStyle w:val="Textoindependiente"/>
      </w:pPr>
      <w:r>
        <w:t xml:space="preserve">For each subject </w:t>
      </w:r>
      <m:oMath>
        <m:r>
          <w:rPr>
            <w:rFonts w:ascii="Cambria Math" w:hAnsi="Cambria Math"/>
          </w:rPr>
          <m:t>i</m:t>
        </m:r>
      </m:oMath>
      <w:r>
        <w:t xml:space="preserve">, we estimated an interdependent stochastic process in which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with </w:t>
      </w:r>
      <m:oMath>
        <m:r>
          <w:rPr>
            <w:rFonts w:ascii="Cambria Math" w:hAnsi="Cambria Math"/>
          </w:rPr>
          <m:t>k</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r>
          <m:rPr>
            <m:sty m:val="p"/>
          </m:rPr>
          <w:rPr>
            <w:rFonts w:ascii="Cambria Math" w:hAnsi="Cambria Math"/>
          </w:rPr>
          <m:t>}</m:t>
        </m:r>
      </m:oMath>
      <w:r>
        <w:t xml:space="preserve"> with their corresponding standard error </w:t>
      </w:r>
      <m:oMath>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used to model the observed </w:t>
      </w:r>
      <w:commentRangeStart w:id="114"/>
      <w:r>
        <w:t xml:space="preserve">parameter </w:t>
      </w:r>
      <w:commentRangeEnd w:id="114"/>
      <w:r w:rsidR="00C2203D">
        <w:rPr>
          <w:rStyle w:val="Refdecomentario"/>
        </w:rPr>
        <w:commentReference w:id="114"/>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k</m:t>
            </m:r>
            <m:r>
              <m:rPr>
                <m:sty m:val="p"/>
              </m:rPr>
              <w:rPr>
                <w:rFonts w:ascii="Cambria Math" w:hAnsi="Cambria Math"/>
              </w:rPr>
              <m:t>,</m:t>
            </m:r>
            <m:r>
              <w:rPr>
                <w:rFonts w:ascii="Cambria Math" w:hAnsi="Cambria Math"/>
              </w:rPr>
              <m:t>i</m:t>
            </m:r>
          </m:sub>
        </m:sSub>
      </m:oMath>
      <w:r>
        <w:t xml:space="preserve"> as:</w:t>
      </w:r>
    </w:p>
    <w:p w14:paraId="47A82CC5" w14:textId="77777777" w:rsidR="007C23A0" w:rsidRDefault="00000000">
      <w:pPr>
        <w:pStyle w:val="Textoindependiente"/>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up>
              <m:r>
                <m:rPr>
                  <m:nor/>
                </m:rPr>
                <m:t xml:space="preserve"> obs</m:t>
              </m:r>
            </m:sup>
          </m:sSubSup>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e>
          </m:d>
        </m:oMath>
      </m:oMathPara>
    </w:p>
    <w:p w14:paraId="19CA60BA" w14:textId="77777777" w:rsidR="007C23A0" w:rsidRDefault="00000000">
      <w:pPr>
        <w:pStyle w:val="FirstParagraph"/>
      </w:pPr>
      <w:r>
        <w:t xml:space="preserve">Then,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further modeled as:</w:t>
      </w:r>
    </w:p>
    <w:p w14:paraId="03ED8D46" w14:textId="77777777" w:rsidR="007C23A0"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e>
          </m:d>
        </m:oMath>
      </m:oMathPara>
    </w:p>
    <w:p w14:paraId="4B5177C4" w14:textId="77777777" w:rsidR="007C23A0" w:rsidRDefault="00000000">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k</m:t>
            </m:r>
          </m:sub>
        </m:sSub>
      </m:oMath>
      <w:r>
        <w:t xml:space="preserve"> is the group-level mean for parameter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represents the subject-level random effect for subject </w:t>
      </w:r>
      <m:oMath>
        <m:r>
          <w:rPr>
            <w:rFonts w:ascii="Cambria Math" w:hAnsi="Cambria Math"/>
          </w:rPr>
          <m:t>i</m:t>
        </m:r>
      </m:oMath>
      <w:r>
        <w:t xml:space="preserve"> on parameter </w:t>
      </w:r>
      <m:oMath>
        <m:r>
          <w:rPr>
            <w:rFonts w:ascii="Cambria Math" w:hAnsi="Cambria Math"/>
          </w:rPr>
          <m:t>k</m:t>
        </m:r>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oMath>
      <w:r>
        <w:t xml:space="preserve"> is the residual variance for parameter </w:t>
      </w:r>
      <m:oMath>
        <m:r>
          <w:rPr>
            <w:rFonts w:ascii="Cambria Math" w:hAnsi="Cambria Math"/>
          </w:rPr>
          <m:t>k</m:t>
        </m:r>
      </m:oMath>
      <w:r>
        <w:t xml:space="preserve">. The subject-level effects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were assumed to be distributed as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with </w:t>
      </w:r>
      <m:oMath>
        <m:r>
          <w:rPr>
            <w:rFonts w:ascii="Cambria Math" w:hAnsi="Cambria Math"/>
          </w:rPr>
          <m:t>σ</m:t>
        </m:r>
      </m:oMath>
      <w:r>
        <w:t xml:space="preserve"> being the standard error of the subject-level effect.</w:t>
      </w:r>
    </w:p>
    <w:p w14:paraId="0F6C8308" w14:textId="77777777" w:rsidR="007C23A0" w:rsidRDefault="00000000">
      <w:pPr>
        <w:pStyle w:val="Textoindependiente"/>
      </w:pPr>
      <w:commentRangeStart w:id="115"/>
      <w:r>
        <w:t xml:space="preserve">This </w:t>
      </w:r>
      <w:commentRangeEnd w:id="115"/>
      <w:r w:rsidR="00C2203D">
        <w:rPr>
          <w:rStyle w:val="Refdecomentario"/>
        </w:rPr>
        <w:commentReference w:id="115"/>
      </w:r>
      <w:r>
        <w:t>hierarchical structure enables us to capture individual variability through subject-level random effects while estimating group-level effects across all parameters, thus providing estimates into subject and population-level model parameters.</w:t>
      </w:r>
    </w:p>
    <w:p w14:paraId="50EB81CD" w14:textId="77777777" w:rsidR="007C23A0" w:rsidRDefault="00000000">
      <w:pPr>
        <w:pStyle w:val="Ttulo2"/>
      </w:pPr>
      <w:bookmarkStart w:id="116" w:name="model-evaluation"/>
      <w:bookmarkEnd w:id="98"/>
      <w:bookmarkEnd w:id="112"/>
      <w:r>
        <w:t>Model Evaluation</w:t>
      </w:r>
    </w:p>
    <w:p w14:paraId="75DF82A4" w14:textId="4FC19334" w:rsidR="007C23A0" w:rsidRDefault="00000000">
      <w:pPr>
        <w:pStyle w:val="FirstParagraph"/>
      </w:pPr>
      <w:r>
        <w:t xml:space="preserve">The primary performance metrics </w:t>
      </w:r>
      <w:commentRangeStart w:id="117"/>
      <w:r>
        <w:t xml:space="preserve">included </w:t>
      </w:r>
      <w:commentRangeEnd w:id="117"/>
      <w:r w:rsidR="00C2203D">
        <w:rPr>
          <w:rStyle w:val="Refdecomentario"/>
        </w:rPr>
        <w:commentReference w:id="117"/>
      </w:r>
      <w:r>
        <w:t>R</w:t>
      </w:r>
      <w:r>
        <w:rPr>
          <w:vertAlign w:val="superscript"/>
        </w:rPr>
        <w:t>2</w:t>
      </w:r>
      <w:r>
        <w:t>, root mean square error (RMSE)</w:t>
      </w:r>
      <w:ins w:id="118" w:author="Medina Ortiz, David Alfredo" w:date="2024-11-20T11:05:00Z">
        <w:r w:rsidR="00C2203D">
          <w:t>,</w:t>
        </w:r>
      </w:ins>
      <w:r>
        <w:t xml:space="preserve"> and mean absolute percentage error (MAPE), estimated for each subject. Bootstrap resampling across each metric was performed to estimate the mean performance of the model. </w:t>
      </w:r>
      <w:commentRangeStart w:id="119"/>
      <w:del w:id="120" w:author="Medina Ortiz, David Alfredo" w:date="2024-11-20T11:06:00Z">
        <w:r w:rsidDel="00C2203D">
          <w:delText xml:space="preserve">These </w:delText>
        </w:r>
      </w:del>
      <w:commentRangeEnd w:id="119"/>
      <w:r w:rsidR="00C2203D">
        <w:rPr>
          <w:rStyle w:val="Refdecomentario"/>
        </w:rPr>
        <w:commentReference w:id="119"/>
      </w:r>
      <w:del w:id="121" w:author="Medina Ortiz, David Alfredo" w:date="2024-11-20T11:06:00Z">
        <w:r w:rsidDel="00C2203D">
          <w:delText>metrics were selected for their capacity to assess model capacity to predict the observed RRi and to quantify absolute and relative errors, thereby providing a comprehensive assessment across the varying scales of RRi dynamics, including resting baseline, peak decline, and recovery.</w:delText>
        </w:r>
      </w:del>
    </w:p>
    <w:p w14:paraId="1AA3C05F" w14:textId="1867B0CE" w:rsidR="007C23A0" w:rsidRDefault="00000000">
      <w:pPr>
        <w:pStyle w:val="Textoindependiente"/>
      </w:pPr>
      <w:r>
        <w:lastRenderedPageBreak/>
        <w:t xml:space="preserve">Also, residual analysis </w:t>
      </w:r>
      <w:proofErr w:type="gramStart"/>
      <w:r>
        <w:t>w</w:t>
      </w:r>
      <w:ins w:id="122" w:author="Medina Ortiz, David Alfredo" w:date="2024-11-20T11:06:00Z">
        <w:r w:rsidR="00C2203D">
          <w:t>ere</w:t>
        </w:r>
      </w:ins>
      <w:proofErr w:type="gramEnd"/>
      <w:del w:id="123" w:author="Medina Ortiz, David Alfredo" w:date="2024-11-20T11:06:00Z">
        <w:r w:rsidDel="00C2203D">
          <w:delText>as</w:delText>
        </w:r>
      </w:del>
      <w:r>
        <w:t xml:space="preserve"> conducted to evaluate the model’s accuracy in capturing </w:t>
      </w:r>
      <w:proofErr w:type="spellStart"/>
      <w:r>
        <w:t>RRi</w:t>
      </w:r>
      <w:proofErr w:type="spellEnd"/>
      <w:r>
        <w:t xml:space="preserve"> dynamics. </w:t>
      </w:r>
      <w:commentRangeStart w:id="124"/>
      <w:r>
        <w:t xml:space="preserve">Residuals </w:t>
      </w:r>
      <w:commentRangeEnd w:id="124"/>
      <w:r w:rsidR="00C2203D">
        <w:rPr>
          <w:rStyle w:val="Refdecomentario"/>
        </w:rPr>
        <w:commentReference w:id="124"/>
      </w:r>
      <w:r>
        <w:t xml:space="preserve">were defined as the difference between observed and predicted </w:t>
      </w:r>
      <w:proofErr w:type="spellStart"/>
      <w:r>
        <w:t>RRi</w:t>
      </w:r>
      <w:proofErr w:type="spellEnd"/>
      <w:r>
        <w:t xml:space="preserve"> values. These residuals were analyzed for temporal structure and partial autocorrelation to ensure that no systematic patterns remained in the errors. This indicates that the model has sufficiently captured the underlying dynamics of the </w:t>
      </w:r>
      <w:proofErr w:type="spellStart"/>
      <w:r>
        <w:t>RRi</w:t>
      </w:r>
      <w:proofErr w:type="spellEnd"/>
      <w:r>
        <w:t xml:space="preserve"> response to exercise.</w:t>
      </w:r>
    </w:p>
    <w:p w14:paraId="1717BA7B" w14:textId="77777777" w:rsidR="007C23A0" w:rsidRDefault="00000000">
      <w:pPr>
        <w:pStyle w:val="Ttulo1"/>
      </w:pPr>
      <w:bookmarkStart w:id="125" w:name="results"/>
      <w:bookmarkEnd w:id="66"/>
      <w:bookmarkEnd w:id="116"/>
      <w:r>
        <w:t>Results</w:t>
      </w:r>
    </w:p>
    <w:p w14:paraId="0459BC7B" w14:textId="77777777" w:rsidR="007C23A0" w:rsidRDefault="00000000">
      <w:pPr>
        <w:pStyle w:val="Ttulo2"/>
      </w:pPr>
      <w:bookmarkStart w:id="126" w:name="X2e57e953e215fb0d726d0baa604f826c2d15ec6"/>
      <w:r>
        <w:t xml:space="preserve">Non-linear model and deterministic </w:t>
      </w:r>
      <w:proofErr w:type="spellStart"/>
      <w:r>
        <w:t>behaviour</w:t>
      </w:r>
      <w:proofErr w:type="spellEnd"/>
    </w:p>
    <w:p w14:paraId="01A06C37" w14:textId="77777777" w:rsidR="007C23A0" w:rsidRDefault="00000000">
      <w:pPr>
        <w:pStyle w:val="Ttulo3"/>
      </w:pPr>
      <w:bookmarkStart w:id="127" w:name="Xcafefb6bbd35322f561fd8277ca87d67e684c7e"/>
      <w:proofErr w:type="spellStart"/>
      <w:r>
        <w:t>RRi</w:t>
      </w:r>
      <w:proofErr w:type="spellEnd"/>
      <w:r>
        <w:t xml:space="preserve"> as a linear combination of logistic functions</w:t>
      </w:r>
    </w:p>
    <w:p w14:paraId="02642FEF" w14:textId="77777777" w:rsidR="007C23A0" w:rsidRDefault="00000000">
      <w:pPr>
        <w:pStyle w:val="FirstParagraph"/>
      </w:pPr>
      <w:commentRangeStart w:id="128"/>
      <w:r>
        <w:t xml:space="preserve">According </w:t>
      </w:r>
      <w:commentRangeEnd w:id="128"/>
      <w:r w:rsidR="00C2203D">
        <w:rPr>
          <w:rStyle w:val="Refdecomentario"/>
        </w:rPr>
        <w:commentReference w:id="128"/>
      </w:r>
      <w:r>
        <w:t xml:space="preserve">to the proposed model in </w:t>
      </w:r>
      <w:hyperlink w:anchor="eq-main-model">
        <w:r>
          <w:rPr>
            <w:rStyle w:val="Hipervnculo"/>
          </w:rPr>
          <w:t>Equation 1</w:t>
        </w:r>
      </w:hyperlink>
      <w:r>
        <w:t xml:space="preserve">, the dynamics of </w:t>
      </w:r>
      <w:proofErr w:type="spellStart"/>
      <w:r>
        <w:t>RRi</w:t>
      </w:r>
      <w:proofErr w:type="spellEnd"/>
      <w:r>
        <w:t xml:space="preserve"> in response to physical exertion can be represented as a linear combination of a baseline </w:t>
      </w:r>
      <w:proofErr w:type="spellStart"/>
      <w:r>
        <w:t>RRi</w:t>
      </w:r>
      <w:proofErr w:type="spellEnd"/>
      <w:r>
        <w:t xml:space="preserve"> </w:t>
      </w:r>
      <m:oMath>
        <m:r>
          <w:rPr>
            <w:rFonts w:ascii="Cambria Math" w:hAnsi="Cambria Math"/>
          </w:rPr>
          <m:t>α</m:t>
        </m:r>
      </m:oMath>
      <w:r>
        <w:t xml:space="preserve"> and two logistic functions denoted as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The function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models the initial decay in RRi following the initiation of exercise while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characterizes the recovery phase after exercise cessation.</w:t>
      </w:r>
    </w:p>
    <w:p w14:paraId="588F8EE8" w14:textId="77777777" w:rsidR="007C23A0" w:rsidRDefault="00000000">
      <w:pPr>
        <w:pStyle w:val="Textoindependiente"/>
      </w:pPr>
      <w:commentRangeStart w:id="129"/>
      <w:r>
        <w:t xml:space="preserve">The </w:t>
      </w:r>
      <w:commentRangeEnd w:id="129"/>
      <w:r w:rsidR="00C2203D">
        <w:rPr>
          <w:rStyle w:val="Refdecomentario"/>
        </w:rPr>
        <w:commentReference w:id="129"/>
      </w:r>
      <w:r>
        <w:t>fundamental structure of both logistic functions can be expressed as:</w:t>
      </w:r>
    </w:p>
    <w:bookmarkStart w:id="130" w:name="eq-logistic-structure"/>
    <w:p w14:paraId="166A50A2" w14:textId="77777777" w:rsidR="007C23A0" w:rsidRDefault="00000000">
      <w:pPr>
        <w:pStyle w:val="Textoindependiente"/>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1</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e>
                        </m:d>
                      </m:sup>
                    </m:sSup>
                  </m:den>
                </m:f>
              </m:e>
            </m:mr>
          </m:m>
          <m:r>
            <w:rPr>
              <w:rFonts w:ascii="Cambria Math" w:hAnsi="Cambria Math"/>
            </w:rPr>
            <m:t>  </m:t>
          </m:r>
          <m:d>
            <m:dPr>
              <m:ctrlPr>
                <w:rPr>
                  <w:rFonts w:ascii="Cambria Math" w:hAnsi="Cambria Math"/>
                </w:rPr>
              </m:ctrlPr>
            </m:dPr>
            <m:e>
              <m:r>
                <w:rPr>
                  <w:rFonts w:ascii="Cambria Math" w:hAnsi="Cambria Math"/>
                </w:rPr>
                <m:t>2</m:t>
              </m:r>
            </m:e>
          </m:d>
        </m:oMath>
      </m:oMathPara>
      <w:bookmarkEnd w:id="130"/>
    </w:p>
    <w:p w14:paraId="07A402C3" w14:textId="29072FA7" w:rsidR="007C23A0" w:rsidRDefault="00000000">
      <w:pPr>
        <w:pStyle w:val="FirstParagraph"/>
      </w:pPr>
      <w:commentRangeStart w:id="131"/>
      <w:r>
        <w:t xml:space="preserve">In </w:t>
      </w:r>
      <w:commentRangeEnd w:id="131"/>
      <w:r w:rsidR="00286D8F">
        <w:rPr>
          <w:rStyle w:val="Refdecomentario"/>
        </w:rPr>
        <w:commentReference w:id="131"/>
      </w:r>
      <w:r>
        <w:t xml:space="preserve">this equation,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represents the asymptotic value approached by the logistic function, which can be either positive (indicating an increase) or negative (indicating a decrease). For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this parameter is specified as </w:t>
      </w:r>
      <m:oMath>
        <m:r>
          <w:rPr>
            <w:rFonts w:ascii="Cambria Math" w:hAnsi="Cambria Math"/>
          </w:rPr>
          <m:t>β</m:t>
        </m:r>
      </m:oMath>
      <w:r>
        <w:t xml:space="preserve">, indicating the absolute change in RRi at the onset of exercise. In contrast, for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is reparameterized as </w:t>
      </w:r>
      <m:oMath>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m:t>
        </m:r>
      </m:oMath>
      <w:r>
        <w:t xml:space="preserve">, where </w:t>
      </w:r>
      <m:oMath>
        <m:r>
          <w:rPr>
            <w:rFonts w:ascii="Cambria Math" w:hAnsi="Cambria Math"/>
          </w:rPr>
          <m:t>c</m:t>
        </m:r>
      </m:oMath>
      <w:r>
        <w:t xml:space="preserve"> denotes the proportion of change relative to the initial drop indicated by </w:t>
      </w:r>
      <m:oMath>
        <m:r>
          <w:rPr>
            <w:rFonts w:ascii="Cambria Math" w:hAnsi="Cambria Math"/>
          </w:rPr>
          <m:t>β</m:t>
        </m:r>
      </m:oMath>
      <w:r>
        <w:t xml:space="preserve">. This </w:t>
      </w:r>
      <w:commentRangeStart w:id="132"/>
      <w:r>
        <w:t>repar</w:t>
      </w:r>
      <w:proofErr w:type="spellStart"/>
      <w:r>
        <w:t>ameterization</w:t>
      </w:r>
      <w:proofErr w:type="spellEnd"/>
      <w:r>
        <w:t xml:space="preserve"> </w:t>
      </w:r>
      <w:commentRangeEnd w:id="132"/>
      <w:r w:rsidR="00286D8F">
        <w:rPr>
          <w:rStyle w:val="Refdecomentario"/>
        </w:rPr>
        <w:commentReference w:id="132"/>
      </w:r>
      <w:r>
        <w:t xml:space="preserve">ensures that, after the initial decline, the second logistic function facilitates the return of </w:t>
      </w:r>
      <w:proofErr w:type="spellStart"/>
      <w:r>
        <w:t>RRi</w:t>
      </w:r>
      <w:proofErr w:type="spellEnd"/>
      <w:r>
        <w:t xml:space="preserve"> toward the baseline value </w:t>
      </w:r>
      <m:oMath>
        <m:r>
          <w:rPr>
            <w:rFonts w:ascii="Cambria Math" w:hAnsi="Cambria Math"/>
          </w:rPr>
          <m:t>α</m:t>
        </m:r>
      </m:oMath>
      <w:r>
        <w:t>.</w:t>
      </w:r>
    </w:p>
    <w:p w14:paraId="3A0AB740" w14:textId="77777777" w:rsidR="007C23A0" w:rsidRDefault="00000000">
      <w:pPr>
        <w:pStyle w:val="Textoindependiente"/>
      </w:pPr>
      <w:r>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defines the rate at which the specified increase or decrease occurs. This rate parameter is expressed on a logarithmic scale; to convert it to a percentage change per unit of time, it can be scaled as </w:t>
      </w:r>
      <m:oMath>
        <m:r>
          <w:rPr>
            <w:rFonts w:ascii="Cambria Math" w:hAnsi="Cambria Math"/>
          </w:rPr>
          <m:t>1</m:t>
        </m:r>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oMath>
      <w:r>
        <w:t xml:space="preserve">. For instance, a 90% decrease per unit time </w:t>
      </w:r>
      <w:commentRangeStart w:id="133"/>
      <w:r>
        <w:t xml:space="preserve">corresponds </w:t>
      </w:r>
      <w:commentRangeEnd w:id="133"/>
      <w:r w:rsidR="00344470">
        <w:rPr>
          <w:rStyle w:val="Refdecomentario"/>
        </w:rPr>
        <w:commentReference w:id="133"/>
      </w:r>
      <w:r>
        <w:t xml:space="preserve">to </w:t>
      </w:r>
      <m:oMath>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0.9</m:t>
            </m:r>
          </m:e>
        </m:d>
      </m:oMath>
      <w:r>
        <w:t>, resulting in an approximate value of -2.302585.</w:t>
      </w:r>
    </w:p>
    <w:p w14:paraId="4824E5DF" w14:textId="77777777" w:rsidR="007C23A0" w:rsidRDefault="00000000">
      <w:pPr>
        <w:pStyle w:val="Textoindependiente"/>
      </w:pPr>
      <w:r>
        <w:lastRenderedPageBreak/>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serves as an activation threshold, causing the value within the exponential function, and consequently, the value in the denominator, to increase significantly until reaching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Beyond this point, the denominator approaches 1, allowing the logistic function to attain the asymptotic level determined by the numerator. </w:t>
      </w:r>
      <w:hyperlink w:anchor="fig-linear-constituents">
        <w:r>
          <w:rPr>
            <w:rStyle w:val="Hipervnculo"/>
          </w:rPr>
          <w:t>Figure 2</w:t>
        </w:r>
      </w:hyperlink>
      <w:r>
        <w:t xml:space="preserve"> illustrates the behavior of the model </w:t>
      </w:r>
      <w:commentRangeStart w:id="134"/>
      <w:r>
        <w:t>constituents</w:t>
      </w:r>
      <w:commentRangeEnd w:id="134"/>
      <w:r w:rsidR="00344470">
        <w:rPr>
          <w:rStyle w:val="Refdecomentario"/>
        </w:rPr>
        <w:commentReference w:id="134"/>
      </w:r>
      <w:r>
        <w:t>.</w:t>
      </w:r>
    </w:p>
    <w:p w14:paraId="4A936AC3" w14:textId="77777777" w:rsidR="007C23A0" w:rsidRDefault="00000000">
      <w:pPr>
        <w:pStyle w:val="Textoindependiente"/>
      </w:pPr>
      <w:r>
        <w:rPr>
          <w:noProof/>
        </w:rPr>
        <w:drawing>
          <wp:inline distT="0" distB="0" distL="0" distR="0" wp14:anchorId="6EFD3F3C" wp14:editId="046FE4F9">
            <wp:extent cx="5600700" cy="4000500"/>
            <wp:effectExtent l="0" t="0" r="0" b="0"/>
            <wp:docPr id="40" name="Imagen 2"/>
            <wp:cNvGraphicFramePr/>
            <a:graphic xmlns:a="http://schemas.openxmlformats.org/drawingml/2006/main">
              <a:graphicData uri="http://schemas.openxmlformats.org/drawingml/2006/picture">
                <pic:pic xmlns:pic="http://schemas.openxmlformats.org/drawingml/2006/picture">
                  <pic:nvPicPr>
                    <pic:cNvPr id="41" name="Picture" descr="figures/model-constituents.png"/>
                    <pic:cNvPicPr>
                      <a:picLocks noChangeAspect="1" noChangeArrowheads="1"/>
                    </pic:cNvPicPr>
                  </pic:nvPicPr>
                  <pic:blipFill>
                    <a:blip r:embed="rId11"/>
                    <a:stretch>
                      <a:fillRect/>
                    </a:stretch>
                  </pic:blipFill>
                  <pic:spPr bwMode="auto">
                    <a:xfrm>
                      <a:off x="0" y="0"/>
                      <a:ext cx="5600700" cy="4000500"/>
                    </a:xfrm>
                    <a:prstGeom prst="rect">
                      <a:avLst/>
                    </a:prstGeom>
                    <a:noFill/>
                    <a:ln w="9525">
                      <a:noFill/>
                      <a:headEnd/>
                      <a:tailEnd/>
                    </a:ln>
                  </pic:spPr>
                </pic:pic>
              </a:graphicData>
            </a:graphic>
          </wp:inline>
        </w:drawing>
      </w:r>
    </w:p>
    <w:p w14:paraId="14739103" w14:textId="77777777" w:rsidR="007C23A0" w:rsidRDefault="00000000">
      <w:pPr>
        <w:pStyle w:val="Textoindependiente"/>
      </w:pPr>
      <w:bookmarkStart w:id="135" w:name="fig-linear-constituents"/>
      <w:commentRangeStart w:id="136"/>
      <w:r>
        <w:rPr>
          <w:b/>
          <w:bCs/>
        </w:rPr>
        <w:t xml:space="preserve">Figure </w:t>
      </w:r>
      <w:commentRangeEnd w:id="136"/>
      <w:r w:rsidR="00344470">
        <w:rPr>
          <w:rStyle w:val="Refdecomentario"/>
        </w:rPr>
        <w:commentReference w:id="136"/>
      </w:r>
      <w:r>
        <w:rPr>
          <w:b/>
          <w:bCs/>
        </w:rPr>
        <w:t>2</w:t>
      </w:r>
      <w:bookmarkEnd w:id="135"/>
      <w:r>
        <w:t xml:space="preserve">. The </w:t>
      </w:r>
      <w:proofErr w:type="spellStart"/>
      <w:r>
        <w:t>RRi</w:t>
      </w:r>
      <w:proofErr w:type="spellEnd"/>
      <w:r>
        <w:t xml:space="preserve"> dynamics in response to exercise are expressed as a linear combination of model constituents based on the baseline </w:t>
      </w:r>
      <w:proofErr w:type="spellStart"/>
      <w:r>
        <w:t>RRi</w:t>
      </w:r>
      <w:proofErr w:type="spellEnd"/>
      <w:r>
        <w:t xml:space="preserve"> </w:t>
      </w:r>
      <m:oMath>
        <m:r>
          <w:rPr>
            <w:rFonts w:ascii="Cambria Math" w:hAnsi="Cambria Math"/>
          </w:rPr>
          <m:t>α</m:t>
        </m:r>
      </m:oMath>
      <w:r>
        <w:t xml:space="preserve"> and two logistic fun</w:t>
      </w:r>
      <w:proofErr w:type="spellStart"/>
      <w:r>
        <w:t>ctions</w:t>
      </w:r>
      <w:proofErr w:type="spellEnd"/>
      <w:r>
        <w:t xml:space="preserve">, denoted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respectively.</w:t>
      </w:r>
    </w:p>
    <w:p w14:paraId="308ECF39" w14:textId="77777777" w:rsidR="007C23A0" w:rsidRDefault="00000000">
      <w:pPr>
        <w:pStyle w:val="Ttulo3"/>
      </w:pPr>
      <w:bookmarkStart w:id="137" w:name="sensitivity-to-parameter-variability"/>
      <w:bookmarkEnd w:id="127"/>
      <w:r>
        <w:t>Sensitivity to parameter variability</w:t>
      </w:r>
    </w:p>
    <w:p w14:paraId="71B07AD9" w14:textId="77777777" w:rsidR="007C23A0" w:rsidRDefault="00000000">
      <w:pPr>
        <w:pStyle w:val="FirstParagraph"/>
      </w:pPr>
      <w:proofErr w:type="spellStart"/>
      <w:r>
        <w:t>Sobol</w:t>
      </w:r>
      <w:proofErr w:type="spellEnd"/>
      <w:r>
        <w:t xml:space="preserve"> sensitivity analysis reveals that the parameter </w:t>
      </w:r>
      <m:oMath>
        <m:r>
          <w:rPr>
            <w:rFonts w:ascii="Cambria Math" w:hAnsi="Cambria Math"/>
          </w:rPr>
          <m:t>α</m:t>
        </m:r>
      </m:oMath>
      <w:r>
        <w:t xml:space="preserve"> exerts the most substantial influence on the model’s output, followed by parameters </w:t>
      </w:r>
      <m:oMath>
        <m:r>
          <w:rPr>
            <w:rFonts w:ascii="Cambria Math" w:hAnsi="Cambria Math"/>
          </w:rPr>
          <m:t>c</m:t>
        </m:r>
      </m:oMath>
      <w:r>
        <w:t xml:space="preserve"> </w:t>
      </w:r>
      <w:commentRangeStart w:id="138"/>
      <w:r>
        <w:t xml:space="preserve">and </w:t>
      </w:r>
      <w:commentRangeEnd w:id="138"/>
      <w:r w:rsidR="00344470">
        <w:rPr>
          <w:rStyle w:val="Refdecomentario"/>
        </w:rPr>
        <w:commentReference w:id="138"/>
      </w:r>
      <m:oMath>
        <m:r>
          <w:rPr>
            <w:rFonts w:ascii="Cambria Math" w:hAnsi="Cambria Math"/>
          </w:rPr>
          <m:t>δ</m:t>
        </m:r>
      </m:oMath>
      <w:r>
        <w:t xml:space="preserve">. In contrast, parameters </w:t>
      </w:r>
      <m:oMath>
        <m:r>
          <w:rPr>
            <w:rFonts w:ascii="Cambria Math" w:hAnsi="Cambria Math"/>
          </w:rPr>
          <m:t>β</m:t>
        </m:r>
      </m:oMath>
      <w:r>
        <w:t xml:space="preserve">, </w:t>
      </w:r>
      <m:oMath>
        <m:r>
          <w:rPr>
            <w:rFonts w:ascii="Cambria Math" w:hAnsi="Cambria Math"/>
          </w:rPr>
          <m:t>λ</m:t>
        </m:r>
      </m:oMath>
      <w:r>
        <w:t xml:space="preserve">, and </w:t>
      </w:r>
      <m:oMath>
        <m:r>
          <w:rPr>
            <w:rFonts w:ascii="Cambria Math" w:hAnsi="Cambria Math"/>
          </w:rPr>
          <m:t>ϕ</m:t>
        </m:r>
      </m:oMath>
      <w:r>
        <w:t xml:space="preserve"> demonstrate relatively minor effects, with some values crossing zero, indicating negligible influence within the tested parameter </w:t>
      </w:r>
      <w:commentRangeStart w:id="139"/>
      <w:r>
        <w:t>ranges</w:t>
      </w:r>
      <w:commentRangeEnd w:id="139"/>
      <w:r w:rsidR="00344470">
        <w:rPr>
          <w:rStyle w:val="Refdecomentario"/>
        </w:rPr>
        <w:commentReference w:id="139"/>
      </w:r>
      <w:r>
        <w:t>.</w:t>
      </w:r>
    </w:p>
    <w:p w14:paraId="1A65B911" w14:textId="77777777" w:rsidR="007C23A0" w:rsidRDefault="00000000">
      <w:pPr>
        <w:pStyle w:val="Textoindependiente"/>
      </w:pPr>
      <w:r>
        <w:lastRenderedPageBreak/>
        <w:t xml:space="preserve">Individual perturbation of each parameter highlighted that </w:t>
      </w:r>
      <w:proofErr w:type="spellStart"/>
      <w:r>
        <w:t>RRi</w:t>
      </w:r>
      <w:proofErr w:type="spellEnd"/>
      <w:r>
        <w:t xml:space="preserve"> dynamics are sensitive to the baseline </w:t>
      </w:r>
      <w:proofErr w:type="spellStart"/>
      <w:r>
        <w:t>RRi</w:t>
      </w:r>
      <w:proofErr w:type="spellEnd"/>
      <w:r>
        <w:t xml:space="preserve"> </w:t>
      </w:r>
      <w:commentRangeStart w:id="140"/>
      <w:r>
        <w:t>parameter</w:t>
      </w:r>
      <w:commentRangeEnd w:id="140"/>
      <w:r w:rsidR="00344470">
        <w:rPr>
          <w:rStyle w:val="Refdecomentario"/>
        </w:rPr>
        <w:commentReference w:id="140"/>
      </w:r>
      <w:r>
        <w:t xml:space="preserve">, </w:t>
      </w:r>
      <m:oMath>
        <m:r>
          <w:rPr>
            <w:rFonts w:ascii="Cambria Math" w:hAnsi="Cambria Math"/>
          </w:rPr>
          <m:t>α</m:t>
        </m:r>
      </m:oMath>
      <w:r>
        <w:t xml:space="preserve">. Conversely, the rate parameters for the initial decay during exercise, </w:t>
      </w:r>
      <m:oMath>
        <m:r>
          <w:rPr>
            <w:rFonts w:ascii="Cambria Math" w:hAnsi="Cambria Math"/>
          </w:rPr>
          <m:t>λ</m:t>
        </m:r>
      </m:oMath>
      <w:r>
        <w:t xml:space="preserve">, and the recovery post-exercise, </w:t>
      </w:r>
      <m:oMath>
        <m:r>
          <w:rPr>
            <w:rFonts w:ascii="Cambria Math" w:hAnsi="Cambria Math"/>
          </w:rPr>
          <m:t>ϕ</m:t>
        </m:r>
      </m:oMath>
      <w:r>
        <w:t>, show lower sensitivity, suggesting that they are not primary sources of variation in predicted RRi trajectories wh</w:t>
      </w:r>
      <w:proofErr w:type="spellStart"/>
      <w:r>
        <w:t>en</w:t>
      </w:r>
      <w:proofErr w:type="spellEnd"/>
      <w:r>
        <w:t xml:space="preserve"> assessed in isolation. The results of the sensitivity analysis are illustrated in </w:t>
      </w:r>
      <w:hyperlink w:anchor="fig-sensitivity">
        <w:r>
          <w:rPr>
            <w:rStyle w:val="Hipervnculo"/>
          </w:rPr>
          <w:t>Figure 3</w:t>
        </w:r>
      </w:hyperlink>
      <w:r>
        <w:t>.</w:t>
      </w:r>
    </w:p>
    <w:p w14:paraId="4B7979BF" w14:textId="77777777" w:rsidR="007C23A0" w:rsidRDefault="00000000">
      <w:pPr>
        <w:pStyle w:val="Textoindependiente"/>
      </w:pPr>
      <w:r>
        <w:rPr>
          <w:noProof/>
        </w:rPr>
        <w:drawing>
          <wp:inline distT="0" distB="0" distL="0" distR="0" wp14:anchorId="53AFE7D1" wp14:editId="1E5D2215">
            <wp:extent cx="5600700" cy="4000500"/>
            <wp:effectExtent l="0" t="0" r="0" b="0"/>
            <wp:docPr id="45" name="Imagen 3"/>
            <wp:cNvGraphicFramePr/>
            <a:graphic xmlns:a="http://schemas.openxmlformats.org/drawingml/2006/main">
              <a:graphicData uri="http://schemas.openxmlformats.org/drawingml/2006/picture">
                <pic:pic xmlns:pic="http://schemas.openxmlformats.org/drawingml/2006/picture">
                  <pic:nvPicPr>
                    <pic:cNvPr id="46" name="Picture" descr="figures/sobol-sensitivity.png"/>
                    <pic:cNvPicPr>
                      <a:picLocks noChangeAspect="1" noChangeArrowheads="1"/>
                    </pic:cNvPicPr>
                  </pic:nvPicPr>
                  <pic:blipFill>
                    <a:blip r:embed="rId12"/>
                    <a:stretch>
                      <a:fillRect/>
                    </a:stretch>
                  </pic:blipFill>
                  <pic:spPr bwMode="auto">
                    <a:xfrm>
                      <a:off x="0" y="0"/>
                      <a:ext cx="5600700" cy="4000500"/>
                    </a:xfrm>
                    <a:prstGeom prst="rect">
                      <a:avLst/>
                    </a:prstGeom>
                    <a:noFill/>
                    <a:ln w="9525">
                      <a:noFill/>
                      <a:headEnd/>
                      <a:tailEnd/>
                    </a:ln>
                  </pic:spPr>
                </pic:pic>
              </a:graphicData>
            </a:graphic>
          </wp:inline>
        </w:drawing>
      </w:r>
    </w:p>
    <w:p w14:paraId="0E40738D" w14:textId="77777777" w:rsidR="007C23A0" w:rsidRDefault="00000000">
      <w:pPr>
        <w:pStyle w:val="Textoindependiente"/>
      </w:pPr>
      <w:bookmarkStart w:id="141" w:name="fig-sensitivity"/>
      <w:commentRangeStart w:id="142"/>
      <w:r>
        <w:rPr>
          <w:b/>
          <w:bCs/>
        </w:rPr>
        <w:t xml:space="preserve">Figure </w:t>
      </w:r>
      <w:commentRangeEnd w:id="142"/>
      <w:r w:rsidR="00344470">
        <w:rPr>
          <w:rStyle w:val="Refdecomentario"/>
        </w:rPr>
        <w:commentReference w:id="142"/>
      </w:r>
      <w:r>
        <w:rPr>
          <w:b/>
          <w:bCs/>
        </w:rPr>
        <w:t>3</w:t>
      </w:r>
      <w:bookmarkEnd w:id="141"/>
      <w:r>
        <w:t>. Sensitivity analysis results illustrate the impact of parameter variability on model predictions and the percentage of explained variance accounted for each model parameter. Shaded areas represent 95%, 80%, and 60% CI estimated from Monte Carlo samples. Time in the x-axis is truncated at 12 minutes, given that around this time, the proportion of the total variance explained by the respective model parameter stabilizes respective of time.</w:t>
      </w:r>
    </w:p>
    <w:p w14:paraId="599D8F8F" w14:textId="77777777" w:rsidR="007C23A0" w:rsidRDefault="00000000">
      <w:pPr>
        <w:pStyle w:val="Textoindependiente"/>
      </w:pPr>
      <w:commentRangeStart w:id="143"/>
      <w:r>
        <w:t xml:space="preserve">Despite </w:t>
      </w:r>
      <w:commentRangeEnd w:id="143"/>
      <w:r w:rsidR="001A6C9C">
        <w:rPr>
          <w:rStyle w:val="Refdecomentario"/>
        </w:rPr>
        <w:commentReference w:id="143"/>
      </w:r>
      <w:r>
        <w:t xml:space="preserve">the limited sensitivity of </w:t>
      </w:r>
      <m:oMath>
        <m:r>
          <w:rPr>
            <w:rFonts w:ascii="Cambria Math" w:hAnsi="Cambria Math"/>
          </w:rPr>
          <m:t>λ</m:t>
        </m:r>
      </m:oMath>
      <w:r>
        <w:t xml:space="preserve"> and </w:t>
      </w:r>
      <m:oMath>
        <m:r>
          <w:rPr>
            <w:rFonts w:ascii="Cambria Math" w:hAnsi="Cambria Math"/>
          </w:rPr>
          <m:t>ϕ</m:t>
        </m:r>
      </m:oMath>
      <w:r>
        <w:t xml:space="preserve"> to mean RRi, these parameters play a pivotal role in determining the rate of change in RRi in response to physical exertion. Therefore, they can significantly affect RRi dynamics over time. </w:t>
      </w:r>
      <w:hyperlink w:anchor="fig-data-sim">
        <w:r>
          <w:rPr>
            <w:rStyle w:val="Hipervnculo"/>
          </w:rPr>
          <w:t>Figure 4</w:t>
        </w:r>
      </w:hyperlink>
      <w:r>
        <w:t xml:space="preserve"> depicts the influence of these rate parameters on </w:t>
      </w:r>
      <w:proofErr w:type="spellStart"/>
      <w:r>
        <w:t>RRi</w:t>
      </w:r>
      <w:proofErr w:type="spellEnd"/>
      <w:r>
        <w:t xml:space="preserve"> fluctuations over time.</w:t>
      </w:r>
    </w:p>
    <w:p w14:paraId="0C9948A7" w14:textId="77777777" w:rsidR="007C23A0" w:rsidRDefault="00000000">
      <w:pPr>
        <w:pStyle w:val="Textoindependiente"/>
      </w:pPr>
      <w:r>
        <w:rPr>
          <w:noProof/>
        </w:rPr>
        <w:lastRenderedPageBreak/>
        <w:drawing>
          <wp:inline distT="0" distB="0" distL="0" distR="0" wp14:anchorId="75F13B58" wp14:editId="427E9641">
            <wp:extent cx="5600700" cy="4000500"/>
            <wp:effectExtent l="0" t="0" r="0" b="0"/>
            <wp:docPr id="49" name="Imagen 4"/>
            <wp:cNvGraphicFramePr/>
            <a:graphic xmlns:a="http://schemas.openxmlformats.org/drawingml/2006/main">
              <a:graphicData uri="http://schemas.openxmlformats.org/drawingml/2006/picture">
                <pic:pic xmlns:pic="http://schemas.openxmlformats.org/drawingml/2006/picture">
                  <pic:nvPicPr>
                    <pic:cNvPr id="50" name="Picture" descr="figures/rate-sensitivity.png"/>
                    <pic:cNvPicPr>
                      <a:picLocks noChangeAspect="1" noChangeArrowheads="1"/>
                    </pic:cNvPicPr>
                  </pic:nvPicPr>
                  <pic:blipFill>
                    <a:blip r:embed="rId13"/>
                    <a:stretch>
                      <a:fillRect/>
                    </a:stretch>
                  </pic:blipFill>
                  <pic:spPr bwMode="auto">
                    <a:xfrm>
                      <a:off x="0" y="0"/>
                      <a:ext cx="5600700" cy="4000500"/>
                    </a:xfrm>
                    <a:prstGeom prst="rect">
                      <a:avLst/>
                    </a:prstGeom>
                    <a:noFill/>
                    <a:ln w="9525">
                      <a:noFill/>
                      <a:headEnd/>
                      <a:tailEnd/>
                    </a:ln>
                  </pic:spPr>
                </pic:pic>
              </a:graphicData>
            </a:graphic>
          </wp:inline>
        </w:drawing>
      </w:r>
    </w:p>
    <w:p w14:paraId="6F84F120" w14:textId="77777777" w:rsidR="007C23A0" w:rsidRDefault="00000000">
      <w:pPr>
        <w:pStyle w:val="Textoindependiente"/>
        <w:rPr>
          <w:ins w:id="144" w:author="Medina Ortiz, David Alfredo" w:date="2024-11-20T11:31:00Z"/>
        </w:rPr>
      </w:pPr>
      <w:bookmarkStart w:id="145" w:name="fig-data-sim"/>
      <w:commentRangeStart w:id="146"/>
      <w:r>
        <w:rPr>
          <w:b/>
          <w:bCs/>
        </w:rPr>
        <w:t xml:space="preserve">Figure </w:t>
      </w:r>
      <w:commentRangeEnd w:id="146"/>
      <w:r w:rsidR="001A6C9C">
        <w:rPr>
          <w:rStyle w:val="Refdecomentario"/>
        </w:rPr>
        <w:commentReference w:id="146"/>
      </w:r>
      <w:r>
        <w:rPr>
          <w:b/>
          <w:bCs/>
        </w:rPr>
        <w:t>4</w:t>
      </w:r>
      <w:bookmarkEnd w:id="145"/>
      <w:r>
        <w:t xml:space="preserve">. Simulated </w:t>
      </w:r>
      <w:proofErr w:type="spellStart"/>
      <w:r>
        <w:t>RRi</w:t>
      </w:r>
      <w:proofErr w:type="spellEnd"/>
      <w:r>
        <w:t xml:space="preserve"> dynamics during exercise with varying </w:t>
      </w:r>
      <m:oMath>
        <m:r>
          <w:rPr>
            <w:rFonts w:ascii="Cambria Math" w:hAnsi="Cambria Math"/>
          </w:rPr>
          <m:t>λ</m:t>
        </m:r>
      </m:oMath>
      <w:r>
        <w:t xml:space="preserve"> and </w:t>
      </w:r>
      <m:oMath>
        <m:r>
          <w:rPr>
            <w:rFonts w:ascii="Cambria Math" w:hAnsi="Cambria Math"/>
          </w:rPr>
          <m:t>ϕ</m:t>
        </m:r>
      </m:oMath>
      <w:r>
        <w:t xml:space="preserve"> rate parameters expressed as percent change per unit of time. In this simulation, the exe</w:t>
      </w:r>
      <w:proofErr w:type="spellStart"/>
      <w:r>
        <w:t>rcise</w:t>
      </w:r>
      <w:proofErr w:type="spellEnd"/>
      <w:r>
        <w:t xml:space="preserve">-induced </w:t>
      </w:r>
      <w:proofErr w:type="spellStart"/>
      <w:r>
        <w:t>RRi</w:t>
      </w:r>
      <w:proofErr w:type="spellEnd"/>
      <w:r>
        <w:t xml:space="preserve"> drop occurs at 5 minutes (</w:t>
      </w:r>
      <m:oMath>
        <m:r>
          <w:rPr>
            <w:rFonts w:ascii="Cambria Math" w:hAnsi="Cambria Math"/>
          </w:rPr>
          <m:t>τ</m:t>
        </m:r>
      </m:oMath>
      <w:r>
        <w:t>), and cardiovascular recovery begins 2 minutes after exercise initiation (</w:t>
      </w:r>
      <m:oMath>
        <m:r>
          <w:rPr>
            <w:rFonts w:ascii="Cambria Math" w:hAnsi="Cambria Math"/>
          </w:rPr>
          <m:t>δ</m:t>
        </m:r>
      </m:oMath>
      <w:r>
        <w:t>). The model assumes a 90% recovery (</w:t>
      </w:r>
      <m:oMath>
        <m:r>
          <w:rPr>
            <w:rFonts w:ascii="Cambria Math" w:hAnsi="Cambria Math"/>
          </w:rPr>
          <m:t>c</m:t>
        </m:r>
      </m:oMath>
      <w:r>
        <w:t xml:space="preserve"> = 0.90) of RRi values following a 400 ms drop (</w:t>
      </w:r>
      <m:oMath>
        <m:r>
          <w:rPr>
            <w:rFonts w:ascii="Cambria Math" w:hAnsi="Cambria Math"/>
          </w:rPr>
          <m:t>β</m:t>
        </m:r>
      </m:oMath>
      <w:r>
        <w:t>) from a baseline of 800 ms (</w:t>
      </w:r>
      <m:oMath>
        <m:r>
          <w:rPr>
            <w:rFonts w:ascii="Cambria Math" w:hAnsi="Cambria Math"/>
          </w:rPr>
          <m:t>α</m:t>
        </m:r>
      </m:oMath>
      <w:r>
        <w:t>).</w:t>
      </w:r>
    </w:p>
    <w:p w14:paraId="08BF9632" w14:textId="3CE3726C" w:rsidR="001A6C9C" w:rsidRPr="001A6C9C" w:rsidRDefault="001A6C9C">
      <w:pPr>
        <w:pStyle w:val="Textoindependiente"/>
        <w:rPr>
          <w:lang w:val="es-CL"/>
          <w:rPrChange w:id="147" w:author="Medina Ortiz, David Alfredo" w:date="2024-11-20T11:31:00Z">
            <w:rPr/>
          </w:rPrChange>
        </w:rPr>
      </w:pPr>
      <w:ins w:id="148" w:author="Medina Ortiz, David Alfredo" w:date="2024-11-20T11:31:00Z">
        <w:r w:rsidRPr="001A6C9C">
          <w:rPr>
            <w:lang w:val="es-CL"/>
            <w:rPrChange w:id="149" w:author="Medina Ortiz, David Alfredo" w:date="2024-11-20T11:31:00Z">
              <w:rPr/>
            </w:rPrChange>
          </w:rPr>
          <w:t>Y el modelo y l</w:t>
        </w:r>
        <w:r>
          <w:rPr>
            <w:lang w:val="es-CL"/>
          </w:rPr>
          <w:t xml:space="preserve">a definición de parámetros? No lo </w:t>
        </w:r>
        <w:proofErr w:type="spellStart"/>
        <w:r>
          <w:rPr>
            <w:lang w:val="es-CL"/>
          </w:rPr>
          <w:t>ví</w:t>
        </w:r>
        <w:proofErr w:type="spellEnd"/>
        <w:r>
          <w:rPr>
            <w:lang w:val="es-CL"/>
          </w:rPr>
          <w:t xml:space="preserve"> en si… es decir, no vi una tabla o algo que me haga alusión al modelo… solo vi la construcción en </w:t>
        </w:r>
        <w:proofErr w:type="spellStart"/>
        <w:r>
          <w:rPr>
            <w:lang w:val="es-CL"/>
          </w:rPr>
          <w:t>si</w:t>
        </w:r>
        <w:proofErr w:type="spellEnd"/>
        <w:r>
          <w:rPr>
            <w:lang w:val="es-CL"/>
          </w:rPr>
          <w:t>, con un par de justificaciones. Pero, faltaría una tabla resumen que me indique: “Este es el modelo, estos los parámetros y estos sus definiciones y criterios clín</w:t>
        </w:r>
      </w:ins>
      <w:ins w:id="150" w:author="Medina Ortiz, David Alfredo" w:date="2024-11-20T11:32:00Z">
        <w:r>
          <w:rPr>
            <w:lang w:val="es-CL"/>
          </w:rPr>
          <w:t>icos de valores e interpretación”</w:t>
        </w:r>
      </w:ins>
    </w:p>
    <w:p w14:paraId="5A235D3F" w14:textId="77777777" w:rsidR="007C23A0" w:rsidRDefault="00000000">
      <w:pPr>
        <w:pStyle w:val="Ttulo2"/>
      </w:pPr>
      <w:bookmarkStart w:id="151" w:name="model-behavior-to-real-rri-data"/>
      <w:bookmarkEnd w:id="126"/>
      <w:bookmarkEnd w:id="137"/>
      <w:r>
        <w:t xml:space="preserve">Model behavior to real </w:t>
      </w:r>
      <w:proofErr w:type="spellStart"/>
      <w:r>
        <w:t>RRi</w:t>
      </w:r>
      <w:proofErr w:type="spellEnd"/>
      <w:r>
        <w:t xml:space="preserve"> data</w:t>
      </w:r>
    </w:p>
    <w:p w14:paraId="19BD2736" w14:textId="77777777" w:rsidR="007C23A0" w:rsidRDefault="00000000">
      <w:pPr>
        <w:pStyle w:val="Ttulo3"/>
      </w:pPr>
      <w:bookmarkStart w:id="152" w:name="sample-characteristics"/>
      <w:r>
        <w:t>Sample characteristics</w:t>
      </w:r>
    </w:p>
    <w:p w14:paraId="0895F69F" w14:textId="77777777" w:rsidR="007C23A0" w:rsidRDefault="00000000">
      <w:pPr>
        <w:pStyle w:val="FirstParagraph"/>
      </w:pPr>
      <w:r>
        <w:t xml:space="preserve">The sample used to assess </w:t>
      </w:r>
      <w:proofErr w:type="spellStart"/>
      <w:r>
        <w:t>RRi</w:t>
      </w:r>
      <w:proofErr w:type="spellEnd"/>
      <w:r>
        <w:t xml:space="preserve"> dynamics consists of a group of 272 subjects selected from a local community of </w:t>
      </w:r>
      <w:commentRangeStart w:id="153"/>
      <w:r>
        <w:t xml:space="preserve">elderly </w:t>
      </w:r>
      <w:commentRangeEnd w:id="153"/>
      <w:r w:rsidR="00E31EF1">
        <w:rPr>
          <w:rStyle w:val="Refdecomentario"/>
        </w:rPr>
        <w:commentReference w:id="153"/>
      </w:r>
      <w:r>
        <w:t xml:space="preserve">individuals. The sample characteristics can be seen in </w:t>
      </w:r>
      <w:hyperlink w:anchor="tbl-sample-characteristics">
        <w:r>
          <w:rPr>
            <w:rStyle w:val="Hipervnculo"/>
          </w:rPr>
          <w:t>Table 2</w:t>
        </w:r>
      </w:hyperlink>
    </w:p>
    <w:tbl>
      <w:tblPr>
        <w:tblStyle w:val="Table"/>
        <w:tblW w:w="0" w:type="auto"/>
        <w:tblLook w:val="0020" w:firstRow="1" w:lastRow="0" w:firstColumn="0" w:lastColumn="0" w:noHBand="0" w:noVBand="0"/>
      </w:tblPr>
      <w:tblGrid>
        <w:gridCol w:w="2061"/>
        <w:gridCol w:w="1668"/>
        <w:gridCol w:w="1668"/>
        <w:gridCol w:w="1668"/>
      </w:tblGrid>
      <w:tr w:rsidR="007C23A0" w14:paraId="48063D91" w14:textId="77777777" w:rsidTr="009F3FC9">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000000" w:themeColor="text2"/>
            </w:tcBorders>
          </w:tcPr>
          <w:p w14:paraId="7C22E77B" w14:textId="77777777" w:rsidR="007C23A0" w:rsidRDefault="00000000" w:rsidP="009F3FC9">
            <w:pPr>
              <w:pStyle w:val="Compact"/>
              <w:spacing w:line="240" w:lineRule="auto"/>
              <w:jc w:val="left"/>
            </w:pPr>
            <w:r>
              <w:lastRenderedPageBreak/>
              <w:t>Characteristic</w:t>
            </w:r>
          </w:p>
        </w:tc>
        <w:tc>
          <w:tcPr>
            <w:tcW w:w="0" w:type="auto"/>
            <w:tcBorders>
              <w:top w:val="single" w:sz="4" w:space="0" w:color="000000" w:themeColor="text2"/>
            </w:tcBorders>
          </w:tcPr>
          <w:p w14:paraId="621762F3" w14:textId="77777777" w:rsidR="007C23A0" w:rsidRDefault="00000000" w:rsidP="009F3FC9">
            <w:pPr>
              <w:pStyle w:val="Compact"/>
              <w:spacing w:line="240" w:lineRule="auto"/>
              <w:jc w:val="left"/>
            </w:pPr>
            <w:r>
              <w:t>Overall</w:t>
            </w:r>
          </w:p>
        </w:tc>
        <w:tc>
          <w:tcPr>
            <w:tcW w:w="0" w:type="auto"/>
            <w:tcBorders>
              <w:top w:val="single" w:sz="4" w:space="0" w:color="000000" w:themeColor="text2"/>
            </w:tcBorders>
          </w:tcPr>
          <w:p w14:paraId="363BFB7D" w14:textId="77777777" w:rsidR="007C23A0" w:rsidRDefault="00000000" w:rsidP="009F3FC9">
            <w:pPr>
              <w:pStyle w:val="Compact"/>
              <w:spacing w:line="240" w:lineRule="auto"/>
              <w:jc w:val="left"/>
            </w:pPr>
            <w:r>
              <w:t>Female</w:t>
            </w:r>
          </w:p>
        </w:tc>
        <w:tc>
          <w:tcPr>
            <w:tcW w:w="0" w:type="auto"/>
            <w:tcBorders>
              <w:top w:val="single" w:sz="4" w:space="0" w:color="000000" w:themeColor="text2"/>
            </w:tcBorders>
          </w:tcPr>
          <w:p w14:paraId="362BC3E0" w14:textId="77777777" w:rsidR="007C23A0" w:rsidRDefault="00000000" w:rsidP="009F3FC9">
            <w:pPr>
              <w:pStyle w:val="Compact"/>
              <w:spacing w:line="240" w:lineRule="auto"/>
              <w:jc w:val="left"/>
            </w:pPr>
            <w:r>
              <w:t>Male</w:t>
            </w:r>
          </w:p>
        </w:tc>
      </w:tr>
      <w:tr w:rsidR="007C23A0" w14:paraId="136571CD"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3274D1AC" w14:textId="77777777" w:rsidR="007C23A0" w:rsidRDefault="00000000" w:rsidP="009F3FC9">
            <w:pPr>
              <w:pStyle w:val="Compact"/>
              <w:spacing w:line="240" w:lineRule="auto"/>
              <w:jc w:val="left"/>
            </w:pPr>
            <w:r>
              <w:t>Sex</w:t>
            </w:r>
          </w:p>
        </w:tc>
        <w:tc>
          <w:tcPr>
            <w:tcW w:w="0" w:type="auto"/>
          </w:tcPr>
          <w:p w14:paraId="469C7FD6" w14:textId="77777777" w:rsidR="007C23A0" w:rsidRDefault="00000000" w:rsidP="009F3FC9">
            <w:pPr>
              <w:pStyle w:val="Compact"/>
              <w:spacing w:line="240" w:lineRule="auto"/>
              <w:jc w:val="left"/>
            </w:pPr>
            <w:r>
              <w:t>—</w:t>
            </w:r>
          </w:p>
        </w:tc>
        <w:tc>
          <w:tcPr>
            <w:tcW w:w="0" w:type="auto"/>
          </w:tcPr>
          <w:p w14:paraId="7CE11219" w14:textId="77777777" w:rsidR="007C23A0" w:rsidRDefault="00000000" w:rsidP="009F3FC9">
            <w:pPr>
              <w:pStyle w:val="Compact"/>
              <w:spacing w:line="240" w:lineRule="auto"/>
              <w:jc w:val="left"/>
            </w:pPr>
            <w:r>
              <w:t>217 (79.8%)</w:t>
            </w:r>
          </w:p>
        </w:tc>
        <w:tc>
          <w:tcPr>
            <w:tcW w:w="0" w:type="auto"/>
          </w:tcPr>
          <w:p w14:paraId="618055B9" w14:textId="77777777" w:rsidR="007C23A0" w:rsidRDefault="00000000" w:rsidP="009F3FC9">
            <w:pPr>
              <w:pStyle w:val="Compact"/>
              <w:spacing w:line="240" w:lineRule="auto"/>
              <w:jc w:val="left"/>
            </w:pPr>
            <w:r>
              <w:t>55 (20.2%)</w:t>
            </w:r>
          </w:p>
        </w:tc>
      </w:tr>
      <w:tr w:rsidR="007C23A0" w14:paraId="43AD5CEC" w14:textId="77777777">
        <w:tc>
          <w:tcPr>
            <w:tcW w:w="0" w:type="auto"/>
          </w:tcPr>
          <w:p w14:paraId="35CB85E9" w14:textId="77777777" w:rsidR="007C23A0" w:rsidRDefault="00000000" w:rsidP="009F3FC9">
            <w:pPr>
              <w:pStyle w:val="Compact"/>
              <w:spacing w:line="240" w:lineRule="auto"/>
              <w:jc w:val="left"/>
            </w:pPr>
            <w:r>
              <w:t>Age</w:t>
            </w:r>
          </w:p>
        </w:tc>
        <w:tc>
          <w:tcPr>
            <w:tcW w:w="0" w:type="auto"/>
          </w:tcPr>
          <w:p w14:paraId="5BDD1D93" w14:textId="77777777" w:rsidR="007C23A0" w:rsidRDefault="00000000" w:rsidP="009F3FC9">
            <w:pPr>
              <w:pStyle w:val="Compact"/>
              <w:spacing w:line="240" w:lineRule="auto"/>
              <w:jc w:val="left"/>
            </w:pPr>
            <w:r>
              <w:t>71.14 ± 6.03</w:t>
            </w:r>
          </w:p>
        </w:tc>
        <w:tc>
          <w:tcPr>
            <w:tcW w:w="0" w:type="auto"/>
          </w:tcPr>
          <w:p w14:paraId="4CC479C0" w14:textId="77777777" w:rsidR="007C23A0" w:rsidRDefault="00000000" w:rsidP="009F3FC9">
            <w:pPr>
              <w:pStyle w:val="Compact"/>
              <w:spacing w:line="240" w:lineRule="auto"/>
              <w:jc w:val="left"/>
            </w:pPr>
            <w:r>
              <w:t>70.73 ± 6.27</w:t>
            </w:r>
          </w:p>
        </w:tc>
        <w:tc>
          <w:tcPr>
            <w:tcW w:w="0" w:type="auto"/>
          </w:tcPr>
          <w:p w14:paraId="287FA36D" w14:textId="77777777" w:rsidR="007C23A0" w:rsidRDefault="00000000" w:rsidP="009F3FC9">
            <w:pPr>
              <w:pStyle w:val="Compact"/>
              <w:spacing w:line="240" w:lineRule="auto"/>
              <w:jc w:val="left"/>
            </w:pPr>
            <w:r>
              <w:t>72.73 ± 4.7</w:t>
            </w:r>
          </w:p>
        </w:tc>
      </w:tr>
      <w:tr w:rsidR="007C23A0" w14:paraId="5E0FAD5B"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6CD298C8" w14:textId="77777777" w:rsidR="007C23A0" w:rsidRDefault="00000000" w:rsidP="009F3FC9">
            <w:pPr>
              <w:pStyle w:val="Compact"/>
              <w:spacing w:line="240" w:lineRule="auto"/>
              <w:jc w:val="left"/>
            </w:pPr>
            <w:commentRangeStart w:id="154"/>
            <w:r>
              <w:t xml:space="preserve">SBP </w:t>
            </w:r>
            <w:commentRangeEnd w:id="154"/>
            <w:r w:rsidR="00E31EF1">
              <w:rPr>
                <w:rStyle w:val="Refdecomentario"/>
              </w:rPr>
              <w:commentReference w:id="154"/>
            </w:r>
            <w:r>
              <w:t>(mm hg)</w:t>
            </w:r>
          </w:p>
        </w:tc>
        <w:tc>
          <w:tcPr>
            <w:tcW w:w="0" w:type="auto"/>
          </w:tcPr>
          <w:p w14:paraId="663C22B2" w14:textId="77777777" w:rsidR="007C23A0" w:rsidRDefault="00000000" w:rsidP="009F3FC9">
            <w:pPr>
              <w:pStyle w:val="Compact"/>
              <w:spacing w:line="240" w:lineRule="auto"/>
              <w:jc w:val="left"/>
            </w:pPr>
            <w:r>
              <w:t>130.23 ± 17.07</w:t>
            </w:r>
          </w:p>
        </w:tc>
        <w:tc>
          <w:tcPr>
            <w:tcW w:w="0" w:type="auto"/>
          </w:tcPr>
          <w:p w14:paraId="2C0BF230" w14:textId="77777777" w:rsidR="007C23A0" w:rsidRDefault="00000000" w:rsidP="009F3FC9">
            <w:pPr>
              <w:pStyle w:val="Compact"/>
              <w:spacing w:line="240" w:lineRule="auto"/>
              <w:jc w:val="left"/>
            </w:pPr>
            <w:r>
              <w:t>129.58 ± 17.37</w:t>
            </w:r>
          </w:p>
        </w:tc>
        <w:tc>
          <w:tcPr>
            <w:tcW w:w="0" w:type="auto"/>
          </w:tcPr>
          <w:p w14:paraId="6156E803" w14:textId="77777777" w:rsidR="007C23A0" w:rsidRDefault="00000000" w:rsidP="009F3FC9">
            <w:pPr>
              <w:pStyle w:val="Compact"/>
              <w:spacing w:line="240" w:lineRule="auto"/>
              <w:jc w:val="left"/>
            </w:pPr>
            <w:r>
              <w:t>132.8 ± 15.69</w:t>
            </w:r>
          </w:p>
        </w:tc>
      </w:tr>
      <w:tr w:rsidR="007C23A0" w14:paraId="3D24D0EA" w14:textId="77777777">
        <w:tc>
          <w:tcPr>
            <w:tcW w:w="0" w:type="auto"/>
          </w:tcPr>
          <w:p w14:paraId="1A7A55FA" w14:textId="77777777" w:rsidR="007C23A0" w:rsidRDefault="00000000" w:rsidP="009F3FC9">
            <w:pPr>
              <w:pStyle w:val="Compact"/>
              <w:spacing w:line="240" w:lineRule="auto"/>
              <w:jc w:val="left"/>
            </w:pPr>
            <w:r>
              <w:t>DBP (mm hg)</w:t>
            </w:r>
          </w:p>
        </w:tc>
        <w:tc>
          <w:tcPr>
            <w:tcW w:w="0" w:type="auto"/>
          </w:tcPr>
          <w:p w14:paraId="62410A18" w14:textId="77777777" w:rsidR="007C23A0" w:rsidRDefault="00000000" w:rsidP="009F3FC9">
            <w:pPr>
              <w:pStyle w:val="Compact"/>
              <w:spacing w:line="240" w:lineRule="auto"/>
              <w:jc w:val="left"/>
            </w:pPr>
            <w:r>
              <w:t>77.1 ± 9.58</w:t>
            </w:r>
          </w:p>
        </w:tc>
        <w:tc>
          <w:tcPr>
            <w:tcW w:w="0" w:type="auto"/>
          </w:tcPr>
          <w:p w14:paraId="742D3659" w14:textId="77777777" w:rsidR="007C23A0" w:rsidRDefault="00000000" w:rsidP="009F3FC9">
            <w:pPr>
              <w:pStyle w:val="Compact"/>
              <w:spacing w:line="240" w:lineRule="auto"/>
              <w:jc w:val="left"/>
            </w:pPr>
            <w:r>
              <w:t>76.68 ± 9.83</w:t>
            </w:r>
          </w:p>
        </w:tc>
        <w:tc>
          <w:tcPr>
            <w:tcW w:w="0" w:type="auto"/>
          </w:tcPr>
          <w:p w14:paraId="058AE94D" w14:textId="77777777" w:rsidR="007C23A0" w:rsidRDefault="00000000" w:rsidP="009F3FC9">
            <w:pPr>
              <w:pStyle w:val="Compact"/>
              <w:spacing w:line="240" w:lineRule="auto"/>
              <w:jc w:val="left"/>
            </w:pPr>
            <w:r>
              <w:t>78.75 ± 8.4</w:t>
            </w:r>
          </w:p>
        </w:tc>
      </w:tr>
      <w:tr w:rsidR="007C23A0" w14:paraId="7E84A51A"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486F85B6" w14:textId="77777777" w:rsidR="007C23A0" w:rsidRDefault="00000000" w:rsidP="009F3FC9">
            <w:pPr>
              <w:pStyle w:val="Compact"/>
              <w:spacing w:line="240" w:lineRule="auto"/>
              <w:jc w:val="left"/>
            </w:pPr>
            <w:r>
              <w:t>MAP (mm hg)</w:t>
            </w:r>
          </w:p>
        </w:tc>
        <w:tc>
          <w:tcPr>
            <w:tcW w:w="0" w:type="auto"/>
          </w:tcPr>
          <w:p w14:paraId="796975C0" w14:textId="77777777" w:rsidR="007C23A0" w:rsidRDefault="00000000" w:rsidP="009F3FC9">
            <w:pPr>
              <w:pStyle w:val="Compact"/>
              <w:spacing w:line="240" w:lineRule="auto"/>
              <w:jc w:val="left"/>
            </w:pPr>
            <w:r>
              <w:t>94.81 ± 10.69</w:t>
            </w:r>
          </w:p>
        </w:tc>
        <w:tc>
          <w:tcPr>
            <w:tcW w:w="0" w:type="auto"/>
          </w:tcPr>
          <w:p w14:paraId="5DD73066" w14:textId="77777777" w:rsidR="007C23A0" w:rsidRDefault="00000000" w:rsidP="009F3FC9">
            <w:pPr>
              <w:pStyle w:val="Compact"/>
              <w:spacing w:line="240" w:lineRule="auto"/>
              <w:jc w:val="left"/>
            </w:pPr>
            <w:r>
              <w:t>94.31 ± 10.95</w:t>
            </w:r>
          </w:p>
        </w:tc>
        <w:tc>
          <w:tcPr>
            <w:tcW w:w="0" w:type="auto"/>
          </w:tcPr>
          <w:p w14:paraId="23689764" w14:textId="77777777" w:rsidR="007C23A0" w:rsidRDefault="00000000" w:rsidP="009F3FC9">
            <w:pPr>
              <w:pStyle w:val="Compact"/>
              <w:spacing w:line="240" w:lineRule="auto"/>
              <w:jc w:val="left"/>
            </w:pPr>
            <w:r>
              <w:t>96.76 ± 9.45</w:t>
            </w:r>
          </w:p>
        </w:tc>
      </w:tr>
      <w:tr w:rsidR="007C23A0" w14:paraId="4185CA27" w14:textId="77777777">
        <w:tc>
          <w:tcPr>
            <w:tcW w:w="0" w:type="auto"/>
          </w:tcPr>
          <w:p w14:paraId="41BEC51D" w14:textId="77777777" w:rsidR="007C23A0" w:rsidRDefault="00000000" w:rsidP="009F3FC9">
            <w:pPr>
              <w:pStyle w:val="Compact"/>
              <w:spacing w:line="240" w:lineRule="auto"/>
              <w:jc w:val="left"/>
            </w:pPr>
            <w:r>
              <w:t>PP (mm hg)</w:t>
            </w:r>
          </w:p>
        </w:tc>
        <w:tc>
          <w:tcPr>
            <w:tcW w:w="0" w:type="auto"/>
          </w:tcPr>
          <w:p w14:paraId="4E9CCE50" w14:textId="77777777" w:rsidR="007C23A0" w:rsidRDefault="00000000" w:rsidP="009F3FC9">
            <w:pPr>
              <w:pStyle w:val="Compact"/>
              <w:spacing w:line="240" w:lineRule="auto"/>
              <w:jc w:val="left"/>
            </w:pPr>
            <w:r>
              <w:t>53.14 ± 14.07</w:t>
            </w:r>
          </w:p>
        </w:tc>
        <w:tc>
          <w:tcPr>
            <w:tcW w:w="0" w:type="auto"/>
          </w:tcPr>
          <w:p w14:paraId="70A3B8AA" w14:textId="77777777" w:rsidR="007C23A0" w:rsidRDefault="00000000" w:rsidP="009F3FC9">
            <w:pPr>
              <w:pStyle w:val="Compact"/>
              <w:spacing w:line="240" w:lineRule="auto"/>
              <w:jc w:val="left"/>
            </w:pPr>
            <w:r>
              <w:t>52.9 ± 14.26</w:t>
            </w:r>
          </w:p>
        </w:tc>
        <w:tc>
          <w:tcPr>
            <w:tcW w:w="0" w:type="auto"/>
          </w:tcPr>
          <w:p w14:paraId="53F03749" w14:textId="77777777" w:rsidR="007C23A0" w:rsidRDefault="00000000" w:rsidP="009F3FC9">
            <w:pPr>
              <w:pStyle w:val="Compact"/>
              <w:spacing w:line="240" w:lineRule="auto"/>
              <w:jc w:val="left"/>
            </w:pPr>
            <w:r>
              <w:t>54.05 ± 13.38</w:t>
            </w:r>
          </w:p>
        </w:tc>
      </w:tr>
      <w:tr w:rsidR="007C23A0" w14:paraId="5D3BF543"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44A923D1" w14:textId="77777777" w:rsidR="007C23A0" w:rsidRDefault="00000000" w:rsidP="009F3FC9">
            <w:pPr>
              <w:pStyle w:val="Compact"/>
              <w:spacing w:line="240" w:lineRule="auto"/>
              <w:jc w:val="left"/>
            </w:pPr>
            <w:r>
              <w:t>BMI</w:t>
            </w:r>
          </w:p>
        </w:tc>
        <w:tc>
          <w:tcPr>
            <w:tcW w:w="0" w:type="auto"/>
          </w:tcPr>
          <w:p w14:paraId="27CFE71D" w14:textId="77777777" w:rsidR="007C23A0" w:rsidRDefault="00000000" w:rsidP="009F3FC9">
            <w:pPr>
              <w:pStyle w:val="Compact"/>
              <w:spacing w:line="240" w:lineRule="auto"/>
              <w:jc w:val="left"/>
            </w:pPr>
            <w:r>
              <w:t>30.66 ± 5.43</w:t>
            </w:r>
          </w:p>
        </w:tc>
        <w:tc>
          <w:tcPr>
            <w:tcW w:w="0" w:type="auto"/>
          </w:tcPr>
          <w:p w14:paraId="6DE2035F" w14:textId="77777777" w:rsidR="007C23A0" w:rsidRDefault="00000000" w:rsidP="009F3FC9">
            <w:pPr>
              <w:pStyle w:val="Compact"/>
              <w:spacing w:line="240" w:lineRule="auto"/>
              <w:jc w:val="left"/>
            </w:pPr>
            <w:r>
              <w:t>30.7 ± 5.64</w:t>
            </w:r>
          </w:p>
        </w:tc>
        <w:tc>
          <w:tcPr>
            <w:tcW w:w="0" w:type="auto"/>
          </w:tcPr>
          <w:p w14:paraId="12A84A6D" w14:textId="77777777" w:rsidR="007C23A0" w:rsidRDefault="00000000" w:rsidP="009F3FC9">
            <w:pPr>
              <w:pStyle w:val="Compact"/>
              <w:spacing w:line="240" w:lineRule="auto"/>
              <w:jc w:val="left"/>
            </w:pPr>
            <w:r>
              <w:t>30.53 ± 4.53</w:t>
            </w:r>
          </w:p>
        </w:tc>
      </w:tr>
      <w:tr w:rsidR="007C23A0" w14:paraId="3EB414DF" w14:textId="77777777">
        <w:tc>
          <w:tcPr>
            <w:tcW w:w="0" w:type="auto"/>
          </w:tcPr>
          <w:p w14:paraId="603CF7FC" w14:textId="77777777" w:rsidR="007C23A0" w:rsidRDefault="00000000" w:rsidP="009F3FC9">
            <w:pPr>
              <w:pStyle w:val="Compact"/>
              <w:spacing w:line="240" w:lineRule="auto"/>
              <w:jc w:val="left"/>
            </w:pPr>
            <w:r>
              <w:t>Weight (kg)</w:t>
            </w:r>
          </w:p>
        </w:tc>
        <w:tc>
          <w:tcPr>
            <w:tcW w:w="0" w:type="auto"/>
          </w:tcPr>
          <w:p w14:paraId="1E0266ED" w14:textId="77777777" w:rsidR="007C23A0" w:rsidRDefault="00000000" w:rsidP="009F3FC9">
            <w:pPr>
              <w:pStyle w:val="Compact"/>
              <w:spacing w:line="240" w:lineRule="auto"/>
              <w:jc w:val="left"/>
            </w:pPr>
            <w:r>
              <w:t>75.06 ± 14.23</w:t>
            </w:r>
          </w:p>
        </w:tc>
        <w:tc>
          <w:tcPr>
            <w:tcW w:w="0" w:type="auto"/>
          </w:tcPr>
          <w:p w14:paraId="5D33468C" w14:textId="77777777" w:rsidR="007C23A0" w:rsidRDefault="00000000" w:rsidP="009F3FC9">
            <w:pPr>
              <w:pStyle w:val="Compact"/>
              <w:spacing w:line="240" w:lineRule="auto"/>
              <w:jc w:val="left"/>
            </w:pPr>
            <w:r>
              <w:t>73.88 ± 14.09</w:t>
            </w:r>
          </w:p>
        </w:tc>
        <w:tc>
          <w:tcPr>
            <w:tcW w:w="0" w:type="auto"/>
          </w:tcPr>
          <w:p w14:paraId="13264865" w14:textId="77777777" w:rsidR="007C23A0" w:rsidRDefault="00000000" w:rsidP="009F3FC9">
            <w:pPr>
              <w:pStyle w:val="Compact"/>
              <w:spacing w:line="240" w:lineRule="auto"/>
              <w:jc w:val="left"/>
            </w:pPr>
            <w:r>
              <w:t>79.69 ± 13.95</w:t>
            </w:r>
          </w:p>
        </w:tc>
      </w:tr>
      <w:tr w:rsidR="007C23A0" w14:paraId="75EBE755" w14:textId="77777777" w:rsidTr="009F3FC9">
        <w:trPr>
          <w:cnfStyle w:val="000000100000" w:firstRow="0" w:lastRow="0" w:firstColumn="0" w:lastColumn="0" w:oddVBand="0" w:evenVBand="0" w:oddHBand="1" w:evenHBand="0" w:firstRowFirstColumn="0" w:firstRowLastColumn="0" w:lastRowFirstColumn="0" w:lastRowLastColumn="0"/>
        </w:trPr>
        <w:tc>
          <w:tcPr>
            <w:tcW w:w="0" w:type="auto"/>
            <w:tcBorders>
              <w:bottom w:val="single" w:sz="4" w:space="0" w:color="auto"/>
            </w:tcBorders>
          </w:tcPr>
          <w:p w14:paraId="1D91821C" w14:textId="77777777" w:rsidR="007C23A0" w:rsidRDefault="00000000" w:rsidP="009F3FC9">
            <w:pPr>
              <w:pStyle w:val="Compact"/>
              <w:spacing w:line="240" w:lineRule="auto"/>
              <w:jc w:val="left"/>
            </w:pPr>
            <w:r>
              <w:t>Height (cm)</w:t>
            </w:r>
          </w:p>
        </w:tc>
        <w:tc>
          <w:tcPr>
            <w:tcW w:w="0" w:type="auto"/>
            <w:tcBorders>
              <w:bottom w:val="single" w:sz="4" w:space="0" w:color="auto"/>
            </w:tcBorders>
          </w:tcPr>
          <w:p w14:paraId="72393081" w14:textId="77777777" w:rsidR="007C23A0" w:rsidRDefault="00000000" w:rsidP="009F3FC9">
            <w:pPr>
              <w:pStyle w:val="Compact"/>
              <w:spacing w:line="240" w:lineRule="auto"/>
              <w:jc w:val="left"/>
            </w:pPr>
            <w:r>
              <w:t>156.56 ± 9.18</w:t>
            </w:r>
          </w:p>
        </w:tc>
        <w:tc>
          <w:tcPr>
            <w:tcW w:w="0" w:type="auto"/>
            <w:tcBorders>
              <w:bottom w:val="single" w:sz="4" w:space="0" w:color="auto"/>
            </w:tcBorders>
          </w:tcPr>
          <w:p w14:paraId="1706B7E2" w14:textId="77777777" w:rsidR="007C23A0" w:rsidRDefault="00000000" w:rsidP="009F3FC9">
            <w:pPr>
              <w:pStyle w:val="Compact"/>
              <w:spacing w:line="240" w:lineRule="auto"/>
              <w:jc w:val="left"/>
            </w:pPr>
            <w:r>
              <w:t>155.29 ± 8.46</w:t>
            </w:r>
          </w:p>
        </w:tc>
        <w:tc>
          <w:tcPr>
            <w:tcW w:w="0" w:type="auto"/>
            <w:tcBorders>
              <w:bottom w:val="single" w:sz="4" w:space="0" w:color="auto"/>
            </w:tcBorders>
          </w:tcPr>
          <w:p w14:paraId="77C905AE" w14:textId="77777777" w:rsidR="007C23A0" w:rsidRDefault="00000000" w:rsidP="009F3FC9">
            <w:pPr>
              <w:pStyle w:val="Compact"/>
              <w:spacing w:line="240" w:lineRule="auto"/>
              <w:jc w:val="left"/>
            </w:pPr>
            <w:r>
              <w:t>161.55 ± 10.24</w:t>
            </w:r>
          </w:p>
        </w:tc>
      </w:tr>
    </w:tbl>
    <w:p w14:paraId="7616A348" w14:textId="77777777" w:rsidR="007C23A0" w:rsidRDefault="00000000">
      <w:pPr>
        <w:pStyle w:val="Textoindependiente"/>
      </w:pPr>
      <w:bookmarkStart w:id="155" w:name="tbl-sample-characteristics"/>
      <w:r>
        <w:rPr>
          <w:b/>
          <w:bCs/>
        </w:rPr>
        <w:t>Table 2</w:t>
      </w:r>
      <w:bookmarkEnd w:id="155"/>
      <w:r>
        <w:t xml:space="preserve">. Sample characteristics from which, continuous </w:t>
      </w:r>
      <w:proofErr w:type="spellStart"/>
      <w:r>
        <w:t>RRi</w:t>
      </w:r>
      <w:proofErr w:type="spellEnd"/>
      <w:r>
        <w:t xml:space="preserve"> monitoring data was collected during a rest-exercise-rest protocol. Data is presented as Mean ± SD.</w:t>
      </w:r>
    </w:p>
    <w:p w14:paraId="5D8307A7" w14:textId="77777777" w:rsidR="007C23A0" w:rsidRDefault="00000000">
      <w:pPr>
        <w:pStyle w:val="Textoindependiente"/>
      </w:pPr>
      <w:r>
        <w:t xml:space="preserve">Initial exploration of </w:t>
      </w:r>
      <w:proofErr w:type="spellStart"/>
      <w:r>
        <w:t>RRi</w:t>
      </w:r>
      <w:proofErr w:type="spellEnd"/>
      <w:r>
        <w:t xml:space="preserve"> dynamics </w:t>
      </w:r>
      <w:commentRangeStart w:id="156"/>
      <w:r>
        <w:t xml:space="preserve">using two-dimensional density kernel estimation </w:t>
      </w:r>
      <w:commentRangeEnd w:id="156"/>
      <w:r w:rsidR="00E31EF1">
        <w:rPr>
          <w:rStyle w:val="Refdecomentario"/>
        </w:rPr>
        <w:commentReference w:id="156"/>
      </w:r>
      <w:r>
        <w:t xml:space="preserve">(see </w:t>
      </w:r>
      <w:hyperlink w:anchor="fig-2d-kernel-density">
        <w:r>
          <w:rPr>
            <w:rStyle w:val="Hipervnculo"/>
          </w:rPr>
          <w:t>Figure 5</w:t>
        </w:r>
      </w:hyperlink>
      <w:r>
        <w:t xml:space="preserve">) indicates a clear drop in </w:t>
      </w:r>
      <w:proofErr w:type="spellStart"/>
      <w:r>
        <w:t>RRi</w:t>
      </w:r>
      <w:proofErr w:type="spellEnd"/>
      <w:r>
        <w:t xml:space="preserve"> around the 5-7 minutes mark, associated the exercise-induced cardiovascular stress. However, greater variability across individuals in post-exercise recovery can be </w:t>
      </w:r>
      <w:commentRangeStart w:id="157"/>
      <w:r>
        <w:t>observed</w:t>
      </w:r>
      <w:commentRangeEnd w:id="157"/>
      <w:r w:rsidR="00E31EF1">
        <w:rPr>
          <w:rStyle w:val="Refdecomentario"/>
        </w:rPr>
        <w:commentReference w:id="157"/>
      </w:r>
      <w:r>
        <w:t>.</w:t>
      </w:r>
    </w:p>
    <w:p w14:paraId="06C96D4F" w14:textId="77777777" w:rsidR="007C23A0" w:rsidRDefault="00000000">
      <w:pPr>
        <w:pStyle w:val="Textoindependiente"/>
      </w:pPr>
      <w:r>
        <w:rPr>
          <w:noProof/>
        </w:rPr>
        <w:drawing>
          <wp:inline distT="0" distB="0" distL="0" distR="0" wp14:anchorId="0D571C0D" wp14:editId="61DBC96E">
            <wp:extent cx="5600700" cy="3200400"/>
            <wp:effectExtent l="0" t="0" r="0" b="0"/>
            <wp:docPr id="56" name="Imagen 5"/>
            <wp:cNvGraphicFramePr/>
            <a:graphic xmlns:a="http://schemas.openxmlformats.org/drawingml/2006/main">
              <a:graphicData uri="http://schemas.openxmlformats.org/drawingml/2006/picture">
                <pic:pic xmlns:pic="http://schemas.openxmlformats.org/drawingml/2006/picture">
                  <pic:nvPicPr>
                    <pic:cNvPr id="57" name="Picture" descr="figures/2d-density-kernel.png"/>
                    <pic:cNvPicPr>
                      <a:picLocks noChangeAspect="1" noChangeArrowheads="1"/>
                    </pic:cNvPicPr>
                  </pic:nvPicPr>
                  <pic:blipFill>
                    <a:blip r:embed="rId14"/>
                    <a:stretch>
                      <a:fillRect/>
                    </a:stretch>
                  </pic:blipFill>
                  <pic:spPr bwMode="auto">
                    <a:xfrm>
                      <a:off x="0" y="0"/>
                      <a:ext cx="5600700" cy="3200400"/>
                    </a:xfrm>
                    <a:prstGeom prst="rect">
                      <a:avLst/>
                    </a:prstGeom>
                    <a:noFill/>
                    <a:ln w="9525">
                      <a:noFill/>
                      <a:headEnd/>
                      <a:tailEnd/>
                    </a:ln>
                  </pic:spPr>
                </pic:pic>
              </a:graphicData>
            </a:graphic>
          </wp:inline>
        </w:drawing>
      </w:r>
    </w:p>
    <w:p w14:paraId="787328CB" w14:textId="77777777" w:rsidR="007C23A0" w:rsidRDefault="00000000">
      <w:pPr>
        <w:pStyle w:val="Textoindependiente"/>
      </w:pPr>
      <w:bookmarkStart w:id="158" w:name="fig-2d-kernel-density"/>
      <w:r>
        <w:rPr>
          <w:b/>
          <w:bCs/>
        </w:rPr>
        <w:t>Figure 5</w:t>
      </w:r>
      <w:bookmarkEnd w:id="158"/>
      <w:r>
        <w:t xml:space="preserve">. </w:t>
      </w:r>
      <w:commentRangeStart w:id="159"/>
      <w:r>
        <w:t xml:space="preserve">Left </w:t>
      </w:r>
      <w:commentRangeEnd w:id="159"/>
      <w:r w:rsidR="00E31EF1">
        <w:rPr>
          <w:rStyle w:val="Refdecomentario"/>
        </w:rPr>
        <w:commentReference w:id="159"/>
      </w:r>
      <w:r>
        <w:t xml:space="preserve">panel shows the mean and standard deviation (SD) from each of the subject’s </w:t>
      </w:r>
      <w:proofErr w:type="spellStart"/>
      <w:r>
        <w:t>RRi</w:t>
      </w:r>
      <w:proofErr w:type="spellEnd"/>
      <w:r>
        <w:t xml:space="preserve"> recordings, used for the standardization process. Right panel indicates the 2D </w:t>
      </w:r>
      <w:r>
        <w:lastRenderedPageBreak/>
        <w:t xml:space="preserve">kernel density of standardized </w:t>
      </w:r>
      <w:proofErr w:type="spellStart"/>
      <w:r>
        <w:t>RRi</w:t>
      </w:r>
      <w:proofErr w:type="spellEnd"/>
      <w:r>
        <w:t xml:space="preserve"> dynamics over time from a sample of individuals subjected to the rest-exercise-rest protocol. Darker colors indicate greater probability density. The contrary can be said about lighter colors.</w:t>
      </w:r>
    </w:p>
    <w:p w14:paraId="74F0DD51" w14:textId="77777777" w:rsidR="007C23A0" w:rsidRDefault="00000000">
      <w:pPr>
        <w:pStyle w:val="Ttulo3"/>
      </w:pPr>
      <w:bookmarkStart w:id="160" w:name="model-performance"/>
      <w:bookmarkEnd w:id="152"/>
      <w:r>
        <w:t>Model performance</w:t>
      </w:r>
    </w:p>
    <w:p w14:paraId="57676A14" w14:textId="77777777" w:rsidR="007C23A0" w:rsidRDefault="00000000">
      <w:pPr>
        <w:pStyle w:val="FirstParagraph"/>
      </w:pPr>
      <w:commentRangeStart w:id="161"/>
      <w:r>
        <w:t xml:space="preserve">Relative </w:t>
      </w:r>
      <w:commentRangeEnd w:id="161"/>
      <w:r w:rsidR="009941FE">
        <w:rPr>
          <w:rStyle w:val="Refdecomentario"/>
        </w:rPr>
        <w:commentReference w:id="161"/>
      </w:r>
      <w:r>
        <w:t>performance metrics, estimated through bootstrapped resampling, suggest that the model tends to deviate a 3.4% (CI</w:t>
      </w:r>
      <w:r>
        <w:rPr>
          <w:vertAlign w:val="subscript"/>
        </w:rPr>
        <w:t>95</w:t>
      </w:r>
      <w:proofErr w:type="gramStart"/>
      <w:r>
        <w:rPr>
          <w:vertAlign w:val="subscript"/>
        </w:rPr>
        <w:t>%</w:t>
      </w:r>
      <w:r>
        <w:t>[</w:t>
      </w:r>
      <w:proofErr w:type="gramEnd"/>
      <w:r>
        <w:t xml:space="preserve">3.06, 3.81]) from the observed </w:t>
      </w:r>
      <w:proofErr w:type="spellStart"/>
      <w:r>
        <w:t>RRi</w:t>
      </w:r>
      <w:proofErr w:type="spellEnd"/>
      <w:r>
        <w:t xml:space="preserve"> data. This is equivalent to a 32.6 </w:t>
      </w:r>
      <w:proofErr w:type="spellStart"/>
      <w:r>
        <w:t>ms</w:t>
      </w:r>
      <w:proofErr w:type="spellEnd"/>
      <w:r>
        <w:t xml:space="preserve"> in the </w:t>
      </w:r>
      <w:proofErr w:type="spellStart"/>
      <w:r>
        <w:t>RRi</w:t>
      </w:r>
      <w:proofErr w:type="spellEnd"/>
      <w:r>
        <w:t xml:space="preserve"> scale (CI</w:t>
      </w:r>
      <w:r>
        <w:rPr>
          <w:vertAlign w:val="subscript"/>
        </w:rPr>
        <w:t>95</w:t>
      </w:r>
      <w:proofErr w:type="gramStart"/>
      <w:r>
        <w:rPr>
          <w:vertAlign w:val="subscript"/>
        </w:rPr>
        <w:t>%</w:t>
      </w:r>
      <w:r>
        <w:t>[</w:t>
      </w:r>
      <w:proofErr w:type="gramEnd"/>
      <w:r>
        <w:t xml:space="preserve">30.01, 35.77]). Residuals analysis showed that the estimated partial correlation function (ACF) from the model residuals indicates a correlation among non-explained errors greater than 0.1 up to the 5th lag. However, the partial ACF is significant (CI-wise) and strictly positive or negative up to the second lag. Correlations among model residuals against other time indices remained insignificant (see </w:t>
      </w:r>
      <w:hyperlink w:anchor="fig-error-rates">
        <w:r>
          <w:rPr>
            <w:rStyle w:val="Hipervnculo"/>
          </w:rPr>
          <w:t>Figure 6</w:t>
        </w:r>
      </w:hyperlink>
      <w:r>
        <w:t>).</w:t>
      </w:r>
    </w:p>
    <w:p w14:paraId="355D72A2" w14:textId="77777777" w:rsidR="007C23A0" w:rsidRDefault="00000000">
      <w:pPr>
        <w:pStyle w:val="Textoindependiente"/>
      </w:pPr>
      <w:r>
        <w:rPr>
          <w:noProof/>
        </w:rPr>
        <w:drawing>
          <wp:inline distT="0" distB="0" distL="0" distR="0" wp14:anchorId="47CB6F55" wp14:editId="627AD8B5">
            <wp:extent cx="5600700" cy="4000500"/>
            <wp:effectExtent l="0" t="0" r="0" b="0"/>
            <wp:docPr id="61" name="Imagen 6"/>
            <wp:cNvGraphicFramePr/>
            <a:graphic xmlns:a="http://schemas.openxmlformats.org/drawingml/2006/main">
              <a:graphicData uri="http://schemas.openxmlformats.org/drawingml/2006/picture">
                <pic:pic xmlns:pic="http://schemas.openxmlformats.org/drawingml/2006/picture">
                  <pic:nvPicPr>
                    <pic:cNvPr id="62" name="Picture" descr="figures/error-estimates.png"/>
                    <pic:cNvPicPr>
                      <a:picLocks noChangeAspect="1" noChangeArrowheads="1"/>
                    </pic:cNvPicPr>
                  </pic:nvPicPr>
                  <pic:blipFill>
                    <a:blip r:embed="rId15"/>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162" w:name="fig-error-rates"/>
      <w:r>
        <w:rPr>
          <w:b/>
          <w:bCs/>
        </w:rPr>
        <w:t>Figure 6</w:t>
      </w:r>
      <w:bookmarkEnd w:id="162"/>
      <w:r>
        <w:t xml:space="preserve">. Individual-level performance metrics. Left upper panels indicates bootstrapped MAPE and RMSE, as metrics of relative and absolute model deviance from observed </w:t>
      </w:r>
      <w:proofErr w:type="spellStart"/>
      <w:r>
        <w:t>RRi</w:t>
      </w:r>
      <w:proofErr w:type="spellEnd"/>
      <w:r>
        <w:t xml:space="preserve">. </w:t>
      </w:r>
      <w:r>
        <w:lastRenderedPageBreak/>
        <w:t>Upper right panel shows the individual-level estimates of model performance and the relationship between them. Lower panel indicates the partial autocorrelation function (ACF) of model residuals with corresponding quantile-based CI.</w:t>
      </w:r>
    </w:p>
    <w:p w14:paraId="5D0383DF" w14:textId="77777777" w:rsidR="007C23A0" w:rsidRDefault="00000000">
      <w:pPr>
        <w:pStyle w:val="Ttulo3"/>
      </w:pPr>
      <w:bookmarkStart w:id="163" w:name="group-level-estimates"/>
      <w:bookmarkEnd w:id="160"/>
      <w:r>
        <w:t xml:space="preserve">Group-level </w:t>
      </w:r>
      <w:commentRangeStart w:id="164"/>
      <w:r>
        <w:t>estimates</w:t>
      </w:r>
      <w:commentRangeEnd w:id="164"/>
      <w:r w:rsidR="009941FE">
        <w:rPr>
          <w:rStyle w:val="Refdecomentario"/>
          <w:rFonts w:eastAsiaTheme="minorHAnsi" w:cstheme="minorBidi"/>
          <w:b w:val="0"/>
          <w:bCs w:val="0"/>
          <w:i w:val="0"/>
        </w:rPr>
        <w:commentReference w:id="164"/>
      </w:r>
    </w:p>
    <w:p w14:paraId="6AE6E5BD" w14:textId="645D257A" w:rsidR="007C23A0" w:rsidRDefault="00000000">
      <w:pPr>
        <w:pStyle w:val="FirstParagraph"/>
      </w:pPr>
      <w:r>
        <w:t xml:space="preserve">Once subject-level </w:t>
      </w:r>
      <w:proofErr w:type="spellStart"/>
      <w:r>
        <w:t>RRi</w:t>
      </w:r>
      <w:proofErr w:type="spellEnd"/>
      <w:r>
        <w:t xml:space="preserve"> data was fitted using the proposed non-</w:t>
      </w:r>
      <w:del w:id="165" w:author="Medina Ortiz, David Alfredo" w:date="2024-11-20T11:48:00Z">
        <w:r w:rsidDel="009941FE">
          <w:delText>lineaer</w:delText>
        </w:r>
      </w:del>
      <w:ins w:id="166" w:author="Medina Ortiz, David Alfredo" w:date="2024-11-20T11:48:00Z">
        <w:r w:rsidR="009941FE">
          <w:t>linear</w:t>
        </w:r>
      </w:ins>
      <w:r>
        <w:t xml:space="preserve"> </w:t>
      </w:r>
      <w:commentRangeStart w:id="167"/>
      <w:r>
        <w:t>equation</w:t>
      </w:r>
      <w:commentRangeEnd w:id="167"/>
      <w:r w:rsidR="009941FE">
        <w:rPr>
          <w:rStyle w:val="Refdecomentario"/>
        </w:rPr>
        <w:commentReference w:id="167"/>
      </w:r>
      <w:r>
        <w:t xml:space="preserve">, a population-parameter value was estimated </w:t>
      </w:r>
      <w:del w:id="168" w:author="Medina Ortiz, David Alfredo" w:date="2024-11-20T11:50:00Z">
        <w:r w:rsidDel="009941FE">
          <w:delText>with a generalized hierarchical model with measurement error as part of an interdependent stochastic process using the mean and standard error of the estimated posterior distribution of the subject-level parameter, derived from HMC-NUTS.</w:delText>
        </w:r>
      </w:del>
      <w:ins w:id="169" w:author="Medina Ortiz, David Alfredo" w:date="2024-11-20T11:50:00Z">
        <w:r w:rsidR="009941FE">
          <w:t xml:space="preserve"> </w:t>
        </w:r>
        <w:commentRangeStart w:id="170"/>
        <w:r w:rsidR="009941FE">
          <w:t xml:space="preserve">Based </w:t>
        </w:r>
      </w:ins>
      <w:commentRangeEnd w:id="170"/>
      <w:ins w:id="171" w:author="Medina Ortiz, David Alfredo" w:date="2024-11-20T11:51:00Z">
        <w:r w:rsidR="009941FE">
          <w:rPr>
            <w:rStyle w:val="Refdecomentario"/>
          </w:rPr>
          <w:commentReference w:id="170"/>
        </w:r>
      </w:ins>
      <w:ins w:id="172" w:author="Medina Ortiz, David Alfredo" w:date="2024-11-20T11:50:00Z">
        <w:r w:rsidR="009941FE">
          <w:t>on the methodology proposed in the section XXX</w:t>
        </w:r>
      </w:ins>
    </w:p>
    <w:p w14:paraId="37087ACC" w14:textId="77777777" w:rsidR="007C23A0" w:rsidRDefault="00000000">
      <w:pPr>
        <w:pStyle w:val="Textoindependiente"/>
      </w:pPr>
      <w:commentRangeStart w:id="173"/>
      <w:r>
        <w:t xml:space="preserve">The </w:t>
      </w:r>
      <w:commentRangeEnd w:id="173"/>
      <w:r w:rsidR="009941FE">
        <w:rPr>
          <w:rStyle w:val="Refdecomentario"/>
        </w:rPr>
        <w:commentReference w:id="173"/>
      </w:r>
      <m:oMath>
        <m:r>
          <w:rPr>
            <w:rFonts w:ascii="Cambria Math" w:hAnsi="Cambria Math"/>
          </w:rPr>
          <m:t>alpha</m:t>
        </m:r>
      </m:oMath>
      <w:r>
        <w:t xml:space="preserve"> parameter, associated with the baseline </w:t>
      </w:r>
      <w:proofErr w:type="spellStart"/>
      <w:r>
        <w:t>RRi</w:t>
      </w:r>
      <w:proofErr w:type="spellEnd"/>
      <w:r>
        <w:t xml:space="preserve"> before exercise, was estimated at 861.8 </w:t>
      </w:r>
      <w:proofErr w:type="spellStart"/>
      <w:r>
        <w:t>ms</w:t>
      </w:r>
      <w:proofErr w:type="spellEnd"/>
      <w:r>
        <w:t xml:space="preserve"> CI</w:t>
      </w:r>
      <w:r>
        <w:rPr>
          <w:vertAlign w:val="subscript"/>
        </w:rPr>
        <w:t>95</w:t>
      </w:r>
      <w:proofErr w:type="gramStart"/>
      <w:r>
        <w:rPr>
          <w:vertAlign w:val="subscript"/>
        </w:rPr>
        <w:t>%</w:t>
      </w:r>
      <w:r>
        <w:t>[</w:t>
      </w:r>
      <w:proofErr w:type="gramEnd"/>
      <w:r>
        <w:t xml:space="preserve">850.6, 872.9]. The </w:t>
      </w:r>
      <m:oMath>
        <m:r>
          <w:rPr>
            <w:rFonts w:ascii="Cambria Math" w:hAnsi="Cambria Math"/>
          </w:rPr>
          <m:t>beta</m:t>
        </m:r>
      </m:oMath>
      <w:r>
        <w:t xml:space="preserve"> parameter, which indicates exercise-induced drop in RRi, was estimated at -345.5 ms CI</w:t>
      </w:r>
      <w:r>
        <w:rPr>
          <w:vertAlign w:val="subscript"/>
        </w:rPr>
        <w:t>95</w:t>
      </w:r>
      <w:proofErr w:type="gramStart"/>
      <w:r>
        <w:rPr>
          <w:vertAlign w:val="subscript"/>
        </w:rPr>
        <w:t>%</w:t>
      </w:r>
      <w:r>
        <w:t>[</w:t>
      </w:r>
      <w:proofErr w:type="gramEnd"/>
      <w:r>
        <w:t xml:space="preserve">-359.8, -331.0]. The proportion of recovery </w:t>
      </w:r>
      <m:oMath>
        <m:r>
          <w:rPr>
            <w:rFonts w:ascii="Cambria Math" w:hAnsi="Cambria Math"/>
          </w:rPr>
          <m:t>c</m:t>
        </m:r>
      </m:oMath>
      <w:r>
        <w:t>, which can be expr</w:t>
      </w:r>
      <w:proofErr w:type="spellStart"/>
      <w:r>
        <w:t>essed</w:t>
      </w:r>
      <w:proofErr w:type="spellEnd"/>
      <w:r>
        <w:t xml:space="preserve"> a the magnitude relative to </w:t>
      </w:r>
      <m:oMath>
        <m:r>
          <w:rPr>
            <w:rFonts w:ascii="Cambria Math" w:hAnsi="Cambria Math"/>
          </w:rPr>
          <m:t>beta</m:t>
        </m:r>
      </m:oMath>
      <w:r>
        <w:t xml:space="preserve"> after exercise cessation, was estimated at 0.84 CI</w:t>
      </w:r>
      <w:r>
        <w:rPr>
          <w:vertAlign w:val="subscript"/>
        </w:rPr>
        <w:t>95</w:t>
      </w:r>
      <w:proofErr w:type="gramStart"/>
      <w:r>
        <w:rPr>
          <w:vertAlign w:val="subscript"/>
        </w:rPr>
        <w:t>%</w:t>
      </w:r>
      <w:r>
        <w:t>[</w:t>
      </w:r>
      <w:proofErr w:type="gramEnd"/>
      <w:r>
        <w:t>0.823, 0.856].</w:t>
      </w:r>
    </w:p>
    <w:p w14:paraId="5B5BB6C1" w14:textId="77777777" w:rsidR="007C23A0" w:rsidRDefault="00000000">
      <w:pPr>
        <w:pStyle w:val="Textoindependiente"/>
      </w:pPr>
      <w:commentRangeStart w:id="174"/>
      <w:r>
        <w:t xml:space="preserve">The </w:t>
      </w:r>
      <w:commentRangeEnd w:id="174"/>
      <w:r w:rsidR="006240B1">
        <w:rPr>
          <w:rStyle w:val="Refdecomentario"/>
        </w:rPr>
        <w:commentReference w:id="174"/>
      </w:r>
      <w:r>
        <w:t xml:space="preserve">rate parameters </w:t>
      </w:r>
      <m:oMath>
        <m:r>
          <w:rPr>
            <w:rFonts w:ascii="Cambria Math" w:hAnsi="Cambria Math"/>
          </w:rPr>
          <m:t>λ</m:t>
        </m:r>
      </m:oMath>
      <w:r>
        <w:t xml:space="preserve"> and </w:t>
      </w:r>
      <m:oMath>
        <m:r>
          <w:rPr>
            <w:rFonts w:ascii="Cambria Math" w:hAnsi="Cambria Math"/>
          </w:rPr>
          <m:t>ϕ</m:t>
        </m:r>
      </m:oMath>
      <w:r>
        <w:t>, associated with the velocity of RRi drop and recovery, were estimated at -3.05 CI</w:t>
      </w:r>
      <w:r>
        <w:rPr>
          <w:vertAlign w:val="subscript"/>
        </w:rPr>
        <w:t>95</w:t>
      </w:r>
      <w:proofErr w:type="gramStart"/>
      <w:r>
        <w:rPr>
          <w:vertAlign w:val="subscript"/>
        </w:rPr>
        <w:t>%</w:t>
      </w:r>
      <w:r>
        <w:t>[</w:t>
      </w:r>
      <w:proofErr w:type="gramEnd"/>
      <w:r>
        <w:t>-3.16, -2.94] and -2.60 CI</w:t>
      </w:r>
      <w:r>
        <w:rPr>
          <w:vertAlign w:val="subscript"/>
        </w:rPr>
        <w:t>95%</w:t>
      </w:r>
      <w:r>
        <w:t xml:space="preserve">[-2.71, -2.48], and after transforming them into a percentage of decay per minute using </w:t>
      </w:r>
      <m:oMath>
        <m:r>
          <w:rPr>
            <w:rFonts w:ascii="Cambria Math" w:hAnsi="Cambria Math"/>
          </w:rPr>
          <m:t>1</m:t>
        </m:r>
        <m:r>
          <m:rPr>
            <m:sty m:val="p"/>
          </m:rPr>
          <w:rPr>
            <w:rFonts w:ascii="Cambria Math" w:hAnsi="Cambria Math"/>
          </w:rPr>
          <m:t>-</m:t>
        </m:r>
        <m:r>
          <w:rPr>
            <w:rFonts w:ascii="Cambria Math" w:hAnsi="Cambria Math"/>
          </w:rPr>
          <m:t>exp</m:t>
        </m:r>
        <m:d>
          <m:dPr>
            <m:ctrlPr>
              <w:rPr>
                <w:rFonts w:ascii="Cambria Math" w:hAnsi="Cambria Math"/>
              </w:rPr>
            </m:ctrlPr>
          </m:dPr>
          <m:e>
            <m:r>
              <w:rPr>
                <w:rFonts w:ascii="Cambria Math" w:hAnsi="Cambria Math"/>
              </w:rPr>
              <m:t>θ</m:t>
            </m:r>
          </m:e>
        </m:d>
      </m:oMath>
      <w:r>
        <w:t>, we estimated the rate of decay and recovery are 95.2% ms per minute CI</w:t>
      </w:r>
      <w:r>
        <w:rPr>
          <w:vertAlign w:val="subscript"/>
        </w:rPr>
        <w:t>95%</w:t>
      </w:r>
      <w:r>
        <w:t xml:space="preserve">[0.947, 0.957] and 92.5% </w:t>
      </w:r>
      <w:proofErr w:type="spellStart"/>
      <w:r>
        <w:t>ms</w:t>
      </w:r>
      <w:proofErr w:type="spellEnd"/>
      <w:r>
        <w:t xml:space="preserve"> per minute CI</w:t>
      </w:r>
      <w:r>
        <w:rPr>
          <w:vertAlign w:val="subscript"/>
        </w:rPr>
        <w:t>95%</w:t>
      </w:r>
      <w:r>
        <w:t>[0.917, 0.933].</w:t>
      </w:r>
    </w:p>
    <w:p w14:paraId="687EF15D" w14:textId="77777777" w:rsidR="007C23A0" w:rsidRDefault="00000000">
      <w:pPr>
        <w:pStyle w:val="Textoindependiente"/>
      </w:pPr>
      <w:r>
        <w:t xml:space="preserve">The parameters associates with the time at which the initial </w:t>
      </w:r>
      <w:proofErr w:type="spellStart"/>
      <w:r>
        <w:t>RRi</w:t>
      </w:r>
      <w:proofErr w:type="spellEnd"/>
      <w:r>
        <w:t xml:space="preserve"> decay occurs </w:t>
      </w:r>
      <m:oMath>
        <m:r>
          <w:rPr>
            <w:rFonts w:ascii="Cambria Math" w:hAnsi="Cambria Math"/>
          </w:rPr>
          <m:t>τ</m:t>
        </m:r>
      </m:oMath>
      <w:r>
        <w:t xml:space="preserve"> were estimated at 6.71 minutes CI</w:t>
      </w:r>
      <w:r>
        <w:rPr>
          <w:vertAlign w:val="subscript"/>
        </w:rPr>
        <w:t>95</w:t>
      </w:r>
      <w:proofErr w:type="gramStart"/>
      <w:r>
        <w:rPr>
          <w:vertAlign w:val="subscript"/>
        </w:rPr>
        <w:t>%</w:t>
      </w:r>
      <w:r>
        <w:t>[</w:t>
      </w:r>
      <w:proofErr w:type="gramEnd"/>
      <w:r>
        <w:t xml:space="preserve">6.61, 6.81], meanwhile the time duration associated with the exercise-induced stress in </w:t>
      </w:r>
      <w:proofErr w:type="spellStart"/>
      <w:r>
        <w:t>RRi</w:t>
      </w:r>
      <w:proofErr w:type="spellEnd"/>
      <w:r>
        <w:t xml:space="preserve"> </w:t>
      </w:r>
      <m:oMath>
        <m:r>
          <w:rPr>
            <w:rFonts w:ascii="Cambria Math" w:hAnsi="Cambria Math"/>
          </w:rPr>
          <m:t>δ</m:t>
        </m:r>
      </m:oMath>
      <w:r>
        <w:t xml:space="preserve"> was estimated at 3.24 minutes CI</w:t>
      </w:r>
      <w:r>
        <w:rPr>
          <w:vertAlign w:val="subscript"/>
        </w:rPr>
        <w:t>95%</w:t>
      </w:r>
      <w:r>
        <w:t>[3.05, 3.44].</w:t>
      </w:r>
    </w:p>
    <w:p w14:paraId="68FE6229" w14:textId="77777777" w:rsidR="007C23A0" w:rsidRDefault="00000000">
      <w:pPr>
        <w:pStyle w:val="Textoindependiente"/>
      </w:pPr>
      <w:r>
        <w:t xml:space="preserve">Finally, the standard deviation around the estimated </w:t>
      </w:r>
      <w:proofErr w:type="spellStart"/>
      <w:r>
        <w:t>RRi</w:t>
      </w:r>
      <w:proofErr w:type="spellEnd"/>
      <w:r>
        <w:t xml:space="preserve"> data </w:t>
      </w:r>
      <m:oMath>
        <m:r>
          <w:rPr>
            <w:rFonts w:ascii="Cambria Math" w:hAnsi="Cambria Math"/>
          </w:rPr>
          <m:t>σ</m:t>
        </m:r>
      </m:oMath>
      <w:r>
        <w:t>, associated with the non-modeled noised, was estimated at 27.6 ms CI</w:t>
      </w:r>
      <w:r>
        <w:rPr>
          <w:vertAlign w:val="subscript"/>
        </w:rPr>
        <w:t>95</w:t>
      </w:r>
      <w:proofErr w:type="gramStart"/>
      <w:r>
        <w:rPr>
          <w:vertAlign w:val="subscript"/>
        </w:rPr>
        <w:t>%</w:t>
      </w:r>
      <w:r>
        <w:t>[</w:t>
      </w:r>
      <w:proofErr w:type="gramEnd"/>
      <w:r>
        <w:t xml:space="preserve">26.5, 28.7]. In </w:t>
      </w:r>
      <w:hyperlink w:anchor="fig-group-level-estimates">
        <w:r>
          <w:rPr>
            <w:rStyle w:val="Hipervnculo"/>
          </w:rPr>
          <w:t>Figure 7</w:t>
        </w:r>
      </w:hyperlink>
      <w:r>
        <w:t>, the model parameter’s posterior distribution can be observed.</w:t>
      </w:r>
    </w:p>
    <w:p w14:paraId="0208B5E2" w14:textId="77777777" w:rsidR="007C23A0" w:rsidRDefault="00000000">
      <w:pPr>
        <w:pStyle w:val="Textoindependiente"/>
      </w:pPr>
      <w:r>
        <w:rPr>
          <w:noProof/>
        </w:rPr>
        <w:lastRenderedPageBreak/>
        <w:drawing>
          <wp:inline distT="0" distB="0" distL="0" distR="0" wp14:anchorId="1DD886E0" wp14:editId="16BB012A">
            <wp:extent cx="5600700" cy="4000500"/>
            <wp:effectExtent l="0" t="0" r="0" b="0"/>
            <wp:docPr id="66" name="Imagen 7"/>
            <wp:cNvGraphicFramePr/>
            <a:graphic xmlns:a="http://schemas.openxmlformats.org/drawingml/2006/main">
              <a:graphicData uri="http://schemas.openxmlformats.org/drawingml/2006/picture">
                <pic:pic xmlns:pic="http://schemas.openxmlformats.org/drawingml/2006/picture">
                  <pic:nvPicPr>
                    <pic:cNvPr id="67" name="Picture" descr="figures/group-level-estimates.png"/>
                    <pic:cNvPicPr>
                      <a:picLocks noChangeAspect="1" noChangeArrowheads="1"/>
                    </pic:cNvPicPr>
                  </pic:nvPicPr>
                  <pic:blipFill>
                    <a:blip r:embed="rId16"/>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175" w:name="fig-group-level-estimates"/>
      <w:commentRangeStart w:id="176"/>
      <w:r>
        <w:rPr>
          <w:b/>
          <w:bCs/>
        </w:rPr>
        <w:t xml:space="preserve">Figure </w:t>
      </w:r>
      <w:commentRangeEnd w:id="176"/>
      <w:r w:rsidR="006240B1">
        <w:rPr>
          <w:rStyle w:val="Refdecomentario"/>
        </w:rPr>
        <w:commentReference w:id="176"/>
      </w:r>
      <w:r>
        <w:rPr>
          <w:b/>
          <w:bCs/>
        </w:rPr>
        <w:t>7</w:t>
      </w:r>
      <w:bookmarkEnd w:id="175"/>
      <w:r>
        <w:t>. Posterior probability distributions from group-level estimates of the expectation of each model parameter (</w:t>
      </w:r>
      <m:oMath>
        <m:r>
          <w:rPr>
            <w:rFonts w:ascii="Cambria Math" w:hAnsi="Cambria Math"/>
          </w:rPr>
          <m:t>E</m:t>
        </m:r>
        <m:d>
          <m:dPr>
            <m:begChr m:val="["/>
            <m:endChr m:val="]"/>
            <m:ctrlPr>
              <w:rPr>
                <w:rFonts w:ascii="Cambria Math" w:hAnsi="Cambria Math"/>
              </w:rPr>
            </m:ctrlPr>
          </m:dPr>
          <m:e>
            <m:r>
              <w:rPr>
                <w:rFonts w:ascii="Cambria Math" w:hAnsi="Cambria Math"/>
              </w:rPr>
              <m:t>θ</m:t>
            </m:r>
          </m:e>
        </m:d>
      </m:oMath>
      <w:r>
        <w:t>) with quantile-based 95% CI (upper panel), and the transformed rate parameters into a percentage scale (lower panel).</w:t>
      </w:r>
    </w:p>
    <w:p w14:paraId="233663AA" w14:textId="77777777" w:rsidR="007C23A0" w:rsidRPr="00A261AF" w:rsidRDefault="00000000">
      <w:pPr>
        <w:pStyle w:val="Ttulo1"/>
        <w:rPr>
          <w:ins w:id="177" w:author="Medina Ortiz, David Alfredo" w:date="2024-11-20T12:31:00Z"/>
          <w:lang w:val="es-CL"/>
        </w:rPr>
      </w:pPr>
      <w:bookmarkStart w:id="178" w:name="discussion"/>
      <w:bookmarkEnd w:id="125"/>
      <w:bookmarkEnd w:id="151"/>
      <w:bookmarkEnd w:id="163"/>
      <w:proofErr w:type="spellStart"/>
      <w:r w:rsidRPr="00A261AF">
        <w:rPr>
          <w:lang w:val="es-CL"/>
        </w:rPr>
        <w:t>Discussion</w:t>
      </w:r>
      <w:proofErr w:type="spellEnd"/>
    </w:p>
    <w:p w14:paraId="6BE4C966" w14:textId="5067F52B" w:rsidR="009C53F8" w:rsidRDefault="009C53F8" w:rsidP="009C53F8">
      <w:pPr>
        <w:pStyle w:val="Textoindependiente"/>
        <w:rPr>
          <w:ins w:id="179" w:author="Medina Ortiz, David Alfredo" w:date="2024-11-20T12:31:00Z"/>
          <w:lang w:val="es-CL"/>
        </w:rPr>
      </w:pPr>
      <w:ins w:id="180" w:author="Medina Ortiz, David Alfredo" w:date="2024-11-20T12:31:00Z">
        <w:r w:rsidRPr="009C53F8">
          <w:rPr>
            <w:lang w:val="es-CL"/>
            <w:rPrChange w:id="181" w:author="Medina Ortiz, David Alfredo" w:date="2024-11-20T12:31:00Z">
              <w:rPr/>
            </w:rPrChange>
          </w:rPr>
          <w:t xml:space="preserve">Dejo unos </w:t>
        </w:r>
        <w:proofErr w:type="spellStart"/>
        <w:r w:rsidRPr="009C53F8">
          <w:rPr>
            <w:lang w:val="es-CL"/>
            <w:rPrChange w:id="182" w:author="Medina Ortiz, David Alfredo" w:date="2024-11-20T12:31:00Z">
              <w:rPr/>
            </w:rPrChange>
          </w:rPr>
          <w:t>itemizados</w:t>
        </w:r>
        <w:proofErr w:type="spellEnd"/>
        <w:r w:rsidRPr="009C53F8">
          <w:rPr>
            <w:lang w:val="es-CL"/>
            <w:rPrChange w:id="183" w:author="Medina Ortiz, David Alfredo" w:date="2024-11-20T12:31:00Z">
              <w:rPr/>
            </w:rPrChange>
          </w:rPr>
          <w:t xml:space="preserve"> para la</w:t>
        </w:r>
        <w:r>
          <w:rPr>
            <w:lang w:val="es-CL"/>
          </w:rPr>
          <w:t xml:space="preserve"> discusión, guiarla de mejor manera y corregirla de ser necesario:</w:t>
        </w:r>
      </w:ins>
    </w:p>
    <w:p w14:paraId="61B132BE" w14:textId="570824CF" w:rsidR="009C53F8" w:rsidRDefault="009C53F8" w:rsidP="009C53F8">
      <w:pPr>
        <w:pStyle w:val="Textoindependiente"/>
        <w:numPr>
          <w:ilvl w:val="0"/>
          <w:numId w:val="23"/>
        </w:numPr>
        <w:rPr>
          <w:ins w:id="184" w:author="Medina Ortiz, David Alfredo" w:date="2024-11-20T12:32:00Z"/>
          <w:lang w:val="es-CL"/>
        </w:rPr>
      </w:pPr>
      <w:ins w:id="185" w:author="Medina Ortiz, David Alfredo" w:date="2024-11-20T12:31:00Z">
        <w:r>
          <w:rPr>
            <w:lang w:val="es-CL"/>
          </w:rPr>
          <w:t>Hicimos un modelo no lineal, por qué no lineal, que</w:t>
        </w:r>
      </w:ins>
      <w:ins w:id="186" w:author="Medina Ortiz, David Alfredo" w:date="2024-11-20T12:32:00Z">
        <w:r>
          <w:rPr>
            <w:lang w:val="es-CL"/>
          </w:rPr>
          <w:t xml:space="preserve"> beneficios trae y qué cosas es importante destacar de esto, como mejora con respecto al estado de arte </w:t>
        </w:r>
        <w:proofErr w:type="spellStart"/>
        <w:r>
          <w:rPr>
            <w:lang w:val="es-CL"/>
          </w:rPr>
          <w:t>etc</w:t>
        </w:r>
        <w:proofErr w:type="spellEnd"/>
      </w:ins>
    </w:p>
    <w:p w14:paraId="20CF076B" w14:textId="278CDF9B" w:rsidR="009C53F8" w:rsidRDefault="009C53F8" w:rsidP="009C53F8">
      <w:pPr>
        <w:pStyle w:val="Textoindependiente"/>
        <w:numPr>
          <w:ilvl w:val="0"/>
          <w:numId w:val="23"/>
        </w:numPr>
        <w:rPr>
          <w:ins w:id="187" w:author="Medina Ortiz, David Alfredo" w:date="2024-11-20T12:33:00Z"/>
          <w:lang w:val="es-CL"/>
        </w:rPr>
      </w:pPr>
      <w:ins w:id="188" w:author="Medina Ortiz, David Alfredo" w:date="2024-11-20T12:32:00Z">
        <w:r>
          <w:rPr>
            <w:lang w:val="es-CL"/>
          </w:rPr>
          <w:t xml:space="preserve">Describimos parámetros que caracterizan el comportamiento de las dinámicas, cómo, qué cosas son importantes de los parámetros, cuales son críticos y </w:t>
        </w:r>
        <w:proofErr w:type="spellStart"/>
        <w:r>
          <w:rPr>
            <w:lang w:val="es-CL"/>
          </w:rPr>
          <w:t>cupales</w:t>
        </w:r>
        <w:proofErr w:type="spellEnd"/>
        <w:r>
          <w:rPr>
            <w:lang w:val="es-CL"/>
          </w:rPr>
          <w:t xml:space="preserve"> se pueden controlar, es posible regular parámetros para tener una mejor </w:t>
        </w:r>
      </w:ins>
      <w:ins w:id="189" w:author="Medina Ortiz, David Alfredo" w:date="2024-11-20T12:33:00Z">
        <w:r>
          <w:rPr>
            <w:lang w:val="es-CL"/>
          </w:rPr>
          <w:t>recuperación? Que implico el análisis de sensibilidad, cómo afecta esto a tus resultado</w:t>
        </w:r>
      </w:ins>
    </w:p>
    <w:p w14:paraId="3008FFC7" w14:textId="4B6DC3FB" w:rsidR="009C53F8" w:rsidRDefault="009C53F8" w:rsidP="009C53F8">
      <w:pPr>
        <w:pStyle w:val="Textoindependiente"/>
        <w:numPr>
          <w:ilvl w:val="0"/>
          <w:numId w:val="23"/>
        </w:numPr>
        <w:rPr>
          <w:ins w:id="190" w:author="Medina Ortiz, David Alfredo" w:date="2024-11-20T12:33:00Z"/>
          <w:lang w:val="es-CL"/>
        </w:rPr>
      </w:pPr>
      <w:ins w:id="191" w:author="Medina Ortiz, David Alfredo" w:date="2024-11-20T12:33:00Z">
        <w:r>
          <w:rPr>
            <w:lang w:val="es-CL"/>
          </w:rPr>
          <w:lastRenderedPageBreak/>
          <w:t xml:space="preserve">Modelo fue aplicado en una cohorte real de pacientes, los rendimientos son estos y funciona de esta manera </w:t>
        </w:r>
      </w:ins>
    </w:p>
    <w:p w14:paraId="6FE23856" w14:textId="794EC1EE" w:rsidR="009C53F8" w:rsidRDefault="009C53F8" w:rsidP="009C53F8">
      <w:pPr>
        <w:pStyle w:val="Textoindependiente"/>
        <w:numPr>
          <w:ilvl w:val="0"/>
          <w:numId w:val="23"/>
        </w:numPr>
        <w:rPr>
          <w:ins w:id="192" w:author="Medina Ortiz, David Alfredo" w:date="2024-11-20T12:33:00Z"/>
          <w:lang w:val="es-CL"/>
        </w:rPr>
      </w:pPr>
      <w:ins w:id="193" w:author="Medina Ortiz, David Alfredo" w:date="2024-11-20T12:33:00Z">
        <w:r>
          <w:rPr>
            <w:lang w:val="es-CL"/>
          </w:rPr>
          <w:t>Ejemplificación de uso en tiempo real</w:t>
        </w:r>
      </w:ins>
    </w:p>
    <w:p w14:paraId="1EC7A535" w14:textId="57634249" w:rsidR="009C53F8" w:rsidRPr="009C53F8" w:rsidRDefault="009C53F8">
      <w:pPr>
        <w:pStyle w:val="Textoindependiente"/>
        <w:numPr>
          <w:ilvl w:val="0"/>
          <w:numId w:val="23"/>
        </w:numPr>
        <w:rPr>
          <w:lang w:val="es-CL"/>
          <w:rPrChange w:id="194" w:author="Medina Ortiz, David Alfredo" w:date="2024-11-20T12:31:00Z">
            <w:rPr/>
          </w:rPrChange>
        </w:rPr>
        <w:pPrChange w:id="195" w:author="Medina Ortiz, David Alfredo" w:date="2024-11-20T12:31:00Z">
          <w:pPr>
            <w:pStyle w:val="Ttulo1"/>
          </w:pPr>
        </w:pPrChange>
      </w:pPr>
      <w:ins w:id="196" w:author="Medina Ortiz, David Alfredo" w:date="2024-11-20T12:33:00Z">
        <w:r>
          <w:rPr>
            <w:lang w:val="es-CL"/>
          </w:rPr>
          <w:t>Limitantes del modelo.</w:t>
        </w:r>
      </w:ins>
    </w:p>
    <w:p w14:paraId="789A2BF3" w14:textId="4F6463E5" w:rsidR="007C23A0" w:rsidRDefault="00000000">
      <w:pPr>
        <w:pStyle w:val="FirstParagraph"/>
        <w:rPr>
          <w:ins w:id="197" w:author="Medina Ortiz, David Alfredo" w:date="2024-11-20T12:02:00Z"/>
        </w:rPr>
      </w:pPr>
      <w:r>
        <w:t xml:space="preserve">This </w:t>
      </w:r>
      <w:del w:id="198" w:author="Medina Ortiz, David Alfredo" w:date="2024-11-20T11:59:00Z">
        <w:r w:rsidDel="006240B1">
          <w:delText xml:space="preserve">study </w:delText>
        </w:r>
      </w:del>
      <w:commentRangeStart w:id="199"/>
      <w:ins w:id="200" w:author="Medina Ortiz, David Alfredo" w:date="2024-11-20T11:59:00Z">
        <w:r w:rsidR="006240B1">
          <w:t xml:space="preserve">works </w:t>
        </w:r>
      </w:ins>
      <w:r>
        <w:t xml:space="preserve">presents a non-linear model </w:t>
      </w:r>
      <w:commentRangeEnd w:id="199"/>
      <w:r w:rsidR="006240B1">
        <w:rPr>
          <w:rStyle w:val="Refdecomentario"/>
        </w:rPr>
        <w:commentReference w:id="199"/>
      </w:r>
      <w:r>
        <w:t xml:space="preserve">designed for </w:t>
      </w:r>
      <w:proofErr w:type="spellStart"/>
      <w:r>
        <w:t>RRi</w:t>
      </w:r>
      <w:proofErr w:type="spellEnd"/>
      <w:r>
        <w:t xml:space="preserve"> fluctuations during exercise and recovery, providing an in-depth view of cardiac autonomic dynamics. By focusing on </w:t>
      </w:r>
      <w:proofErr w:type="spellStart"/>
      <w:r>
        <w:t>RRi</w:t>
      </w:r>
      <w:proofErr w:type="spellEnd"/>
      <w:r>
        <w:t xml:space="preserve"> rather than aggregate HRV metrics, our approach enables real-time tracking of cardiovascular responses to physical stress, which has implications for clinical and athletic applications. This model marks a step forward in computational physiology, bridging the gap between theoretical frameworks and practical monitoring </w:t>
      </w:r>
      <w:commentRangeStart w:id="201"/>
      <w:r>
        <w:t>applications</w:t>
      </w:r>
      <w:commentRangeEnd w:id="201"/>
      <w:r w:rsidR="006240B1">
        <w:rPr>
          <w:rStyle w:val="Refdecomentario"/>
        </w:rPr>
        <w:commentReference w:id="201"/>
      </w:r>
      <w:r>
        <w:t>.</w:t>
      </w:r>
    </w:p>
    <w:p w14:paraId="2F1EC3FE" w14:textId="6651A065" w:rsidR="006240B1" w:rsidRPr="006240B1" w:rsidRDefault="006240B1">
      <w:pPr>
        <w:pStyle w:val="Textoindependiente"/>
        <w:rPr>
          <w:lang w:val="es-CL"/>
          <w:rPrChange w:id="202" w:author="Medina Ortiz, David Alfredo" w:date="2024-11-20T12:03:00Z">
            <w:rPr/>
          </w:rPrChange>
        </w:rPr>
        <w:pPrChange w:id="203" w:author="Medina Ortiz, David Alfredo" w:date="2024-11-20T12:02:00Z">
          <w:pPr>
            <w:pStyle w:val="FirstParagraph"/>
          </w:pPr>
        </w:pPrChange>
      </w:pPr>
      <w:ins w:id="204" w:author="Medina Ortiz, David Alfredo" w:date="2024-11-20T12:02:00Z">
        <w:r w:rsidRPr="006240B1">
          <w:rPr>
            <w:lang w:val="es-CL"/>
            <w:rPrChange w:id="205" w:author="Medina Ortiz, David Alfredo" w:date="2024-11-20T12:03:00Z">
              <w:rPr/>
            </w:rPrChange>
          </w:rPr>
          <w:t>Discusión de los par</w:t>
        </w:r>
      </w:ins>
      <w:ins w:id="206" w:author="Medina Ortiz, David Alfredo" w:date="2024-11-20T12:03:00Z">
        <w:r w:rsidRPr="006240B1">
          <w:rPr>
            <w:lang w:val="es-CL"/>
            <w:rPrChange w:id="207" w:author="Medina Ortiz, David Alfredo" w:date="2024-11-20T12:03:00Z">
              <w:rPr/>
            </w:rPrChange>
          </w:rPr>
          <w:t>ámetros, relev</w:t>
        </w:r>
        <w:r>
          <w:rPr>
            <w:lang w:val="es-CL"/>
          </w:rPr>
          <w:t xml:space="preserve">ancia clínica, interpretación fisiológica y </w:t>
        </w:r>
        <w:proofErr w:type="spellStart"/>
        <w:r>
          <w:rPr>
            <w:lang w:val="es-CL"/>
          </w:rPr>
          <w:t>demases</w:t>
        </w:r>
        <w:proofErr w:type="spellEnd"/>
        <w:r>
          <w:rPr>
            <w:lang w:val="es-CL"/>
          </w:rPr>
          <w:t xml:space="preserve"> del modelo desarrollado… </w:t>
        </w:r>
      </w:ins>
    </w:p>
    <w:p w14:paraId="4D950D27" w14:textId="77777777" w:rsidR="007C23A0" w:rsidRDefault="00000000">
      <w:pPr>
        <w:pStyle w:val="Textoindependiente"/>
      </w:pPr>
      <w:r>
        <w:t xml:space="preserve">The </w:t>
      </w:r>
      <w:proofErr w:type="spellStart"/>
      <w:r>
        <w:t>Sobol</w:t>
      </w:r>
      <w:proofErr w:type="spellEnd"/>
      <w:r>
        <w:t xml:space="preserve"> sensitivity analysis revealed baseline </w:t>
      </w:r>
      <w:proofErr w:type="spellStart"/>
      <w:r>
        <w:t>RRi</w:t>
      </w:r>
      <w:proofErr w:type="spellEnd"/>
      <w:r>
        <w:t xml:space="preserve"> (</w:t>
      </w:r>
      <m:oMath>
        <m:r>
          <w:rPr>
            <w:rFonts w:ascii="Cambria Math" w:hAnsi="Cambria Math"/>
          </w:rPr>
          <m:t>α</m:t>
        </m:r>
      </m:oMath>
      <w:r>
        <w:t>) and recovery proportion (</w:t>
      </w:r>
      <m:oMath>
        <m:r>
          <w:rPr>
            <w:rFonts w:ascii="Cambria Math" w:hAnsi="Cambria Math"/>
          </w:rPr>
          <m:t>c</m:t>
        </m:r>
      </m:oMath>
      <w:r>
        <w:t>) as key drivers of model output variance that are consistent with physiological expectations. Ba</w:t>
      </w:r>
      <w:proofErr w:type="spellStart"/>
      <w:r>
        <w:t>seline</w:t>
      </w:r>
      <w:proofErr w:type="spellEnd"/>
      <w:r>
        <w:t xml:space="preserve"> </w:t>
      </w:r>
      <w:proofErr w:type="spellStart"/>
      <w:r>
        <w:t>RRi</w:t>
      </w:r>
      <w:proofErr w:type="spellEnd"/>
      <w:r>
        <w:t xml:space="preserve"> reflects intrinsic cardiac properties, while recovery proportion captures autonomic re-engagement post-exercise, central to cardiovascular adaptation (</w:t>
      </w:r>
      <w:proofErr w:type="spellStart"/>
      <w:r>
        <w:t>Hautala</w:t>
      </w:r>
      <w:proofErr w:type="spellEnd"/>
      <w:r>
        <w:t xml:space="preserve"> et al., 2003). The relatively low sensitivity of decay and recovery rate parameters (</w:t>
      </w:r>
      <m:oMath>
        <m:r>
          <w:rPr>
            <w:rFonts w:ascii="Cambria Math" w:hAnsi="Cambria Math"/>
          </w:rPr>
          <m:t>λ</m:t>
        </m:r>
      </m:oMath>
      <w:r>
        <w:t xml:space="preserve"> and </w:t>
      </w:r>
      <m:oMath>
        <m:r>
          <w:rPr>
            <w:rFonts w:ascii="Cambria Math" w:hAnsi="Cambria Math"/>
          </w:rPr>
          <m:t>ϕ</m:t>
        </m:r>
      </m:oMath>
      <w:r>
        <w:t>) suggests the model is robust to moderate fluctuations in these rates, enhancing its reliability for both individualized and group-based applications.</w:t>
      </w:r>
    </w:p>
    <w:p w14:paraId="6A265F04" w14:textId="77777777" w:rsidR="007C23A0" w:rsidRDefault="00000000">
      <w:pPr>
        <w:pStyle w:val="Textoindependiente"/>
      </w:pPr>
      <w:commentRangeStart w:id="208"/>
      <w:r>
        <w:t xml:space="preserve">Compared </w:t>
      </w:r>
      <w:commentRangeEnd w:id="208"/>
      <w:r w:rsidR="00BF53E7">
        <w:rPr>
          <w:rStyle w:val="Refdecomentario"/>
        </w:rPr>
        <w:commentReference w:id="208"/>
      </w:r>
      <w:r>
        <w:t>to previous research, our findings align with the importance of capturing nonlinear dynamics in heart rate variability to understand cardiac responses during exercise (</w:t>
      </w:r>
      <w:proofErr w:type="spellStart"/>
      <w:r>
        <w:t>Gronwald</w:t>
      </w:r>
      <w:proofErr w:type="spellEnd"/>
      <w:r>
        <w:t xml:space="preserve"> et al., 2019a). Similarly, previous studies have shown that dynamic fluctuations in </w:t>
      </w:r>
      <w:proofErr w:type="spellStart"/>
      <w:r>
        <w:t>RRi</w:t>
      </w:r>
      <w:proofErr w:type="spellEnd"/>
      <w:r>
        <w:t xml:space="preserve"> can serve as critical indicators of cardiorespiratory fitness, supporting the need for models to address the complexity of cardiovascular responses during physical stress (</w:t>
      </w:r>
      <w:proofErr w:type="spellStart"/>
      <w:r>
        <w:t>Mongin</w:t>
      </w:r>
      <w:proofErr w:type="spellEnd"/>
      <w:r>
        <w:t xml:space="preserve"> et al., 2022). However, while many existing models focus primarily on linear metrics or aggregate HRV measures, our study provides a high-resolution analysis of </w:t>
      </w:r>
      <w:proofErr w:type="spellStart"/>
      <w:r>
        <w:t>RRi</w:t>
      </w:r>
      <w:proofErr w:type="spellEnd"/>
      <w:r>
        <w:t xml:space="preserve"> dynamics that enhances interpretability and application across diverse fitness levels and exercise intensities.</w:t>
      </w:r>
    </w:p>
    <w:p w14:paraId="5D181217" w14:textId="139CDB8D" w:rsidR="007C23A0" w:rsidRDefault="00000000">
      <w:pPr>
        <w:pStyle w:val="Textoindependiente"/>
      </w:pPr>
      <w:proofErr w:type="spellStart"/>
      <w:r>
        <w:lastRenderedPageBreak/>
        <w:t>Sobol</w:t>
      </w:r>
      <w:proofErr w:type="spellEnd"/>
      <w:r>
        <w:t xml:space="preserve"> analysis was selected for its capacity to handle non-linear, time-varying relationships, but it assumes parameter independence </w:t>
      </w:r>
      <w:commentRangeStart w:id="209"/>
      <w:r>
        <w:t xml:space="preserve">and demands substantial computational resources </w:t>
      </w:r>
      <w:commentRangeEnd w:id="209"/>
      <w:r w:rsidR="00BF53E7">
        <w:rPr>
          <w:rStyle w:val="Refdecomentario"/>
        </w:rPr>
        <w:commentReference w:id="209"/>
      </w:r>
      <w:r>
        <w:t xml:space="preserve">(Herman et al., 2013; Cheng et al., 2017; </w:t>
      </w:r>
      <w:proofErr w:type="spellStart"/>
      <w:r>
        <w:t>Harenberg</w:t>
      </w:r>
      <w:proofErr w:type="spellEnd"/>
      <w:r>
        <w:t xml:space="preserve"> et al., 2017). This assumption may overlook interdependencies typical in biological systems, where parameters such as decay rates and recovery kinetics often </w:t>
      </w:r>
      <w:commentRangeStart w:id="210"/>
      <w:r>
        <w:t>interact</w:t>
      </w:r>
      <w:commentRangeEnd w:id="210"/>
      <w:r w:rsidR="00D134C0">
        <w:rPr>
          <w:rStyle w:val="Refdecomentario"/>
        </w:rPr>
        <w:commentReference w:id="210"/>
      </w:r>
      <w:r>
        <w:t xml:space="preserve">. </w:t>
      </w:r>
      <w:del w:id="211" w:author="Medina Ortiz, David Alfredo" w:date="2024-11-20T12:19:00Z">
        <w:r w:rsidDel="00D134C0">
          <w:delText xml:space="preserve">For future work, </w:delText>
        </w:r>
      </w:del>
      <w:del w:id="212" w:author="Medina Ortiz, David Alfredo" w:date="2024-11-20T12:20:00Z">
        <w:r w:rsidDel="00D134C0">
          <w:delText xml:space="preserve">alternative sensitivity methods, such as Bayesian sensitivity analysis, could address interdependencies and improve interpretive accuracy in complex biological contexts. </w:delText>
        </w:r>
      </w:del>
      <w:r>
        <w:t xml:space="preserve">Additionally, real-time applications in resource-limited environments may benefit from computational optimizations, </w:t>
      </w:r>
      <w:commentRangeStart w:id="213"/>
      <w:r>
        <w:t xml:space="preserve">such as surrogate modeling </w:t>
      </w:r>
      <w:commentRangeEnd w:id="213"/>
      <w:r w:rsidR="00D134C0">
        <w:rPr>
          <w:rStyle w:val="Refdecomentario"/>
        </w:rPr>
        <w:commentReference w:id="213"/>
      </w:r>
      <w:r>
        <w:t xml:space="preserve">or sparse-grid approximations, to reduce processing time while maintaining analytical depth (Bornn et al., 2010; </w:t>
      </w:r>
      <w:proofErr w:type="spellStart"/>
      <w:r>
        <w:t>Xue</w:t>
      </w:r>
      <w:proofErr w:type="spellEnd"/>
      <w:r>
        <w:t xml:space="preserve"> and Zaidi, 2021).</w:t>
      </w:r>
    </w:p>
    <w:p w14:paraId="7F7ADCEF" w14:textId="77777777" w:rsidR="007C23A0" w:rsidRDefault="00000000">
      <w:pPr>
        <w:pStyle w:val="Textoindependiente"/>
      </w:pPr>
      <w:commentRangeStart w:id="214"/>
      <w:r>
        <w:t xml:space="preserve">The </w:t>
      </w:r>
      <w:commentRangeEnd w:id="214"/>
      <w:r w:rsidR="00D134C0">
        <w:rPr>
          <w:rStyle w:val="Refdecomentario"/>
        </w:rPr>
        <w:commentReference w:id="214"/>
      </w:r>
      <w:r>
        <w:t>practical application of this model extends to clinical monitoring and athletic training, but further validation is essential to confirm its robustness in real-world conditions. To support clinical decision-making, future studies should validate the model against established physiological benchmarks, such as VO</w:t>
      </w:r>
      <w:r>
        <w:rPr>
          <w:vertAlign w:val="subscript"/>
        </w:rPr>
        <w:t>2</w:t>
      </w:r>
      <w:r>
        <w:t xml:space="preserve"> max and lactate thresholds, facilitating its integration into routine health assessments. For instance, this model could be valuable in cardiovascular rehabilitation programs, where tracking real-time autonomic responses can help personalize exercise regimens, ensuring adequate recovery without overstressing the cardiovascular system. Furthermore, for at-risk populations, the model could assist in detecting autonomic irregularities indicative of early cardiovascular dysfunction (Thayer et al., 2010).</w:t>
      </w:r>
    </w:p>
    <w:p w14:paraId="277AC233" w14:textId="77777777" w:rsidR="007C23A0" w:rsidRDefault="00000000">
      <w:pPr>
        <w:pStyle w:val="Textoindependiente"/>
      </w:pPr>
      <w:r>
        <w:t>For athletic applications, the model has the potential to guide interval training, where it could help identify optimal recovery points between intense exercise bouts. This is particularly relevant given the findings of other research, which suggest that precise monitoring of heart rate dynamics can prevent overtraining and optimize performance (</w:t>
      </w:r>
      <w:proofErr w:type="spellStart"/>
      <w:r>
        <w:t>Eser</w:t>
      </w:r>
      <w:proofErr w:type="spellEnd"/>
      <w:r>
        <w:t xml:space="preserve"> et al., 2022b). However, extending this model beyond controlled, single-bout settings </w:t>
      </w:r>
      <w:proofErr w:type="gramStart"/>
      <w:r>
        <w:t>requires</w:t>
      </w:r>
      <w:proofErr w:type="gramEnd"/>
      <w:r>
        <w:t xml:space="preserve"> further validation, particularly in dynamic environments where external factors like temperature, altitude, and psychological stress can influence </w:t>
      </w:r>
      <w:proofErr w:type="spellStart"/>
      <w:r>
        <w:t>RRi</w:t>
      </w:r>
      <w:proofErr w:type="spellEnd"/>
      <w:r>
        <w:t xml:space="preserve">. Integrating the model with wearable devices capable of accurately capturing </w:t>
      </w:r>
      <w:proofErr w:type="spellStart"/>
      <w:r>
        <w:t>RRi</w:t>
      </w:r>
      <w:proofErr w:type="spellEnd"/>
      <w:r>
        <w:t xml:space="preserve"> is essential for field applications, enabling real-time monitoring and feedback (Lundstrom et al., 2023).</w:t>
      </w:r>
    </w:p>
    <w:p w14:paraId="2B78DE4B" w14:textId="77777777" w:rsidR="007C23A0" w:rsidRDefault="00000000">
      <w:pPr>
        <w:pStyle w:val="Textoindependiente"/>
      </w:pPr>
      <w:commentRangeStart w:id="215"/>
      <w:r>
        <w:t xml:space="preserve">Traditional </w:t>
      </w:r>
      <w:commentRangeEnd w:id="215"/>
      <w:r w:rsidR="009C53F8">
        <w:rPr>
          <w:rStyle w:val="Refdecomentario"/>
        </w:rPr>
        <w:commentReference w:id="215"/>
      </w:r>
      <w:r>
        <w:t xml:space="preserve">models of </w:t>
      </w:r>
      <w:proofErr w:type="spellStart"/>
      <w:r>
        <w:t>RRi</w:t>
      </w:r>
      <w:proofErr w:type="spellEnd"/>
      <w:r>
        <w:t xml:space="preserve"> often rely on linear assumptions or simple exponential functions, which fail to capture the transient, non-stationary nature of </w:t>
      </w:r>
      <w:proofErr w:type="spellStart"/>
      <w:r>
        <w:t>RRi</w:t>
      </w:r>
      <w:proofErr w:type="spellEnd"/>
      <w:r>
        <w:t xml:space="preserve"> during exercise and </w:t>
      </w:r>
      <w:r>
        <w:lastRenderedPageBreak/>
        <w:t xml:space="preserve">recovery. Using logistic functions to model the decay and recovery phases, our non-linear approach accommodates gradual autonomic shifts more effectively than exponential functions, offering a physiologically relevant representation of </w:t>
      </w:r>
      <w:proofErr w:type="spellStart"/>
      <w:r>
        <w:t>RRi</w:t>
      </w:r>
      <w:proofErr w:type="spellEnd"/>
      <w:r>
        <w:t xml:space="preserve"> dynamics. While recent studies have developed non-linear models, many focus on HRV aggregates that summarize rather than directly model </w:t>
      </w:r>
      <w:proofErr w:type="spellStart"/>
      <w:r>
        <w:t>RRi</w:t>
      </w:r>
      <w:proofErr w:type="spellEnd"/>
      <w:r>
        <w:t xml:space="preserve"> changes (</w:t>
      </w:r>
      <w:proofErr w:type="spellStart"/>
      <w:r>
        <w:t>Molkkari</w:t>
      </w:r>
      <w:proofErr w:type="spellEnd"/>
      <w:r>
        <w:t xml:space="preserve"> et al., 2020). By concentrating on </w:t>
      </w:r>
      <w:proofErr w:type="spellStart"/>
      <w:r>
        <w:t>RRi</w:t>
      </w:r>
      <w:proofErr w:type="spellEnd"/>
      <w:r>
        <w:t xml:space="preserve">, our approach offers a high-resolution view of cardiac adaptation, making it particularly valuable for clinical and athletic contexts. Adapting model parameters to real-time changes in </w:t>
      </w:r>
      <w:proofErr w:type="spellStart"/>
      <w:r>
        <w:t>RRi</w:t>
      </w:r>
      <w:proofErr w:type="spellEnd"/>
      <w:r>
        <w:t xml:space="preserve"> enhances sensitivity in detecting subtle shifts in autonomic state, which aggregated HRV indices may obscure (</w:t>
      </w:r>
      <w:proofErr w:type="spellStart"/>
      <w:r>
        <w:t>Mabe</w:t>
      </w:r>
      <w:proofErr w:type="spellEnd"/>
      <w:r>
        <w:t>-Castro et al., 2024).</w:t>
      </w:r>
    </w:p>
    <w:p w14:paraId="56F4ACD3" w14:textId="77777777" w:rsidR="007C23A0" w:rsidRDefault="00000000">
      <w:pPr>
        <w:pStyle w:val="Textoindependiente"/>
      </w:pPr>
      <w:commentRangeStart w:id="216"/>
      <w:r>
        <w:t xml:space="preserve">This </w:t>
      </w:r>
      <w:commentRangeEnd w:id="216"/>
      <w:r w:rsidR="009C53F8">
        <w:rPr>
          <w:rStyle w:val="Refdecomentario"/>
        </w:rPr>
        <w:commentReference w:id="216"/>
      </w:r>
      <w:r>
        <w:t>model has limitations that warrant careful consideration. First, the uniform parameter sampling used in sensitivity analysis, though practical, may not fully capture individual variability in populations with extreme autonomic profiles or chronic health conditions. Incorporating empirical distributions or Bayesian priors based on population data could refine parameter estimates, enhancing individualization for diverse clinical populations, such as older adults or individuals with cardiovascular disease (Kristal-</w:t>
      </w:r>
      <w:proofErr w:type="spellStart"/>
      <w:r>
        <w:t>Boneh</w:t>
      </w:r>
      <w:proofErr w:type="spellEnd"/>
      <w:r>
        <w:t xml:space="preserve"> et al., 1995).</w:t>
      </w:r>
    </w:p>
    <w:p w14:paraId="039702BB" w14:textId="77777777" w:rsidR="007C23A0" w:rsidRDefault="00000000">
      <w:pPr>
        <w:pStyle w:val="Textoindependiente"/>
      </w:pPr>
      <w:commentRangeStart w:id="217"/>
      <w:r>
        <w:t>Moreover</w:t>
      </w:r>
      <w:commentRangeEnd w:id="217"/>
      <w:r w:rsidR="009C53F8">
        <w:rPr>
          <w:rStyle w:val="Refdecomentario"/>
        </w:rPr>
        <w:commentReference w:id="217"/>
      </w:r>
      <w:r>
        <w:t>, an area for future research includes multi-session modeling to account for cumulative adaptations over repeated exercise sessions. Studies have shown that cumulative effects from multiple exercise bouts can introduce autonomic fatigue or adaptation (Castillo-Aguilar et al., 2021). Extending the model to track such longitudinal effects could help identify early signs of overtraining or autonomic exhaustion, providing a preventive tool for clinical and athletic populations. Additionally, considering environmental and psychological factors (i.e., such as temperature, stress, or sleep quality) would add robustness, ensuring that model predictions remain accurate across varied real-world contexts.</w:t>
      </w:r>
    </w:p>
    <w:p w14:paraId="53507EDF" w14:textId="77777777" w:rsidR="007C23A0" w:rsidRDefault="00000000">
      <w:pPr>
        <w:pStyle w:val="Ttulo1"/>
      </w:pPr>
      <w:bookmarkStart w:id="218" w:name="conclusion"/>
      <w:bookmarkEnd w:id="178"/>
      <w:commentRangeStart w:id="219"/>
      <w:r>
        <w:t>Conclusion</w:t>
      </w:r>
      <w:commentRangeEnd w:id="219"/>
      <w:r w:rsidR="009C53F8">
        <w:rPr>
          <w:rStyle w:val="Refdecomentario"/>
          <w:rFonts w:eastAsiaTheme="minorHAnsi" w:cstheme="minorBidi"/>
          <w:b w:val="0"/>
          <w:bCs w:val="0"/>
        </w:rPr>
        <w:commentReference w:id="219"/>
      </w:r>
    </w:p>
    <w:p w14:paraId="4B819EE9" w14:textId="167326A0" w:rsidR="009C53F8" w:rsidRDefault="009C53F8" w:rsidP="009C53F8">
      <w:pPr>
        <w:pStyle w:val="FirstParagraph"/>
        <w:numPr>
          <w:ilvl w:val="0"/>
          <w:numId w:val="22"/>
        </w:numPr>
        <w:rPr>
          <w:ins w:id="220" w:author="Medina Ortiz, David Alfredo" w:date="2024-11-20T12:28:00Z"/>
          <w:lang w:val="es-CL"/>
        </w:rPr>
      </w:pPr>
      <w:ins w:id="221" w:author="Medina Ortiz, David Alfredo" w:date="2024-11-20T12:28:00Z">
        <w:r w:rsidRPr="009C53F8">
          <w:rPr>
            <w:lang w:val="es-CL"/>
            <w:rPrChange w:id="222" w:author="Medina Ortiz, David Alfredo" w:date="2024-11-20T12:28:00Z">
              <w:rPr/>
            </w:rPrChange>
          </w:rPr>
          <w:t xml:space="preserve">Hicimos un modelo para </w:t>
        </w:r>
        <w:proofErr w:type="spellStart"/>
        <w:r w:rsidRPr="009C53F8">
          <w:rPr>
            <w:lang w:val="es-CL"/>
            <w:rPrChange w:id="223" w:author="Medina Ortiz, David Alfredo" w:date="2024-11-20T12:28:00Z">
              <w:rPr/>
            </w:rPrChange>
          </w:rPr>
          <w:t>R</w:t>
        </w:r>
        <w:r>
          <w:rPr>
            <w:lang w:val="es-CL"/>
          </w:rPr>
          <w:t>Ri</w:t>
        </w:r>
        <w:proofErr w:type="spellEnd"/>
        <w:r>
          <w:rPr>
            <w:lang w:val="es-CL"/>
          </w:rPr>
          <w:t xml:space="preserve"> que captura de manera precisa las dinámicas y cambios entre ejercicio y recuperación.</w:t>
        </w:r>
      </w:ins>
    </w:p>
    <w:p w14:paraId="292B361F" w14:textId="641F29EE" w:rsidR="009C53F8" w:rsidRDefault="009C53F8" w:rsidP="009C53F8">
      <w:pPr>
        <w:pStyle w:val="Textoindependiente"/>
        <w:numPr>
          <w:ilvl w:val="0"/>
          <w:numId w:val="22"/>
        </w:numPr>
        <w:rPr>
          <w:ins w:id="224" w:author="Medina Ortiz, David Alfredo" w:date="2024-11-20T12:29:00Z"/>
          <w:lang w:val="es-CL"/>
        </w:rPr>
      </w:pPr>
      <w:ins w:id="225" w:author="Medina Ortiz, David Alfredo" w:date="2024-11-20T12:28:00Z">
        <w:r>
          <w:rPr>
            <w:lang w:val="es-CL"/>
          </w:rPr>
          <w:lastRenderedPageBreak/>
          <w:t>El modelo plantea ecuaciones no lineales en combinaciones lineales de componen</w:t>
        </w:r>
      </w:ins>
      <w:ins w:id="226" w:author="Medina Ortiz, David Alfredo" w:date="2024-11-20T12:29:00Z">
        <w:r>
          <w:rPr>
            <w:lang w:val="es-CL"/>
          </w:rPr>
          <w:t xml:space="preserve">tes para cada fase del tiempo de evaluación, superando los </w:t>
        </w:r>
        <w:proofErr w:type="spellStart"/>
        <w:r>
          <w:rPr>
            <w:lang w:val="es-CL"/>
          </w:rPr>
          <w:t>asumption</w:t>
        </w:r>
        <w:proofErr w:type="spellEnd"/>
        <w:r>
          <w:rPr>
            <w:lang w:val="es-CL"/>
          </w:rPr>
          <w:t xml:space="preserve"> lineales de los antecesores</w:t>
        </w:r>
      </w:ins>
    </w:p>
    <w:p w14:paraId="63BEBE57" w14:textId="4A19490D" w:rsidR="009C53F8" w:rsidRDefault="009C53F8" w:rsidP="009C53F8">
      <w:pPr>
        <w:pStyle w:val="Textoindependiente"/>
        <w:numPr>
          <w:ilvl w:val="0"/>
          <w:numId w:val="22"/>
        </w:numPr>
        <w:rPr>
          <w:ins w:id="227" w:author="Medina Ortiz, David Alfredo" w:date="2024-11-20T12:30:00Z"/>
          <w:lang w:val="es-CL"/>
        </w:rPr>
      </w:pPr>
      <w:ins w:id="228" w:author="Medina Ortiz, David Alfredo" w:date="2024-11-20T12:29:00Z">
        <w:r>
          <w:rPr>
            <w:lang w:val="es-CL"/>
          </w:rPr>
          <w:t xml:space="preserve">El modelo logra un rendimiento preciso en la captura de las dinámicas, mostrando que las estrategias de ajuste de parámetros resultaron ser efectivas en la captura de los comportamientos en muestras de </w:t>
        </w:r>
      </w:ins>
      <w:ins w:id="229" w:author="Medina Ortiz, David Alfredo" w:date="2024-11-20T12:30:00Z">
        <w:r>
          <w:rPr>
            <w:lang w:val="es-CL"/>
          </w:rPr>
          <w:t>datos reales analizadas en este trabajo</w:t>
        </w:r>
      </w:ins>
    </w:p>
    <w:p w14:paraId="4697224A" w14:textId="22791F01" w:rsidR="009C53F8" w:rsidRDefault="009C53F8" w:rsidP="009C53F8">
      <w:pPr>
        <w:pStyle w:val="Textoindependiente"/>
        <w:numPr>
          <w:ilvl w:val="0"/>
          <w:numId w:val="22"/>
        </w:numPr>
        <w:rPr>
          <w:ins w:id="230" w:author="Medina Ortiz, David Alfredo" w:date="2024-11-20T12:30:00Z"/>
          <w:lang w:val="es-CL"/>
        </w:rPr>
      </w:pPr>
      <w:ins w:id="231" w:author="Medina Ortiz, David Alfredo" w:date="2024-11-20T12:30:00Z">
        <w:r>
          <w:rPr>
            <w:lang w:val="es-CL"/>
          </w:rPr>
          <w:t>Sensibilidad de parámetros muestra que XXX lo cual se relaciona con XXX y permite interpretación fisiológica en XXX</w:t>
        </w:r>
      </w:ins>
    </w:p>
    <w:p w14:paraId="40F92398" w14:textId="2D5A1E51" w:rsidR="009C53F8" w:rsidRDefault="009C53F8" w:rsidP="009C53F8">
      <w:pPr>
        <w:pStyle w:val="Textoindependiente"/>
        <w:numPr>
          <w:ilvl w:val="0"/>
          <w:numId w:val="22"/>
        </w:numPr>
        <w:rPr>
          <w:ins w:id="232" w:author="Medina Ortiz, David Alfredo" w:date="2024-11-20T12:31:00Z"/>
          <w:lang w:val="es-CL"/>
        </w:rPr>
      </w:pPr>
      <w:ins w:id="233" w:author="Medina Ortiz, David Alfredo" w:date="2024-11-20T12:30:00Z">
        <w:r>
          <w:rPr>
            <w:lang w:val="es-CL"/>
          </w:rPr>
          <w:t xml:space="preserve">Ejemplificamos el uso del </w:t>
        </w:r>
        <w:proofErr w:type="spellStart"/>
        <w:r>
          <w:rPr>
            <w:lang w:val="es-CL"/>
          </w:rPr>
          <w:t>modeo</w:t>
        </w:r>
        <w:proofErr w:type="spellEnd"/>
        <w:r>
          <w:rPr>
            <w:lang w:val="es-CL"/>
          </w:rPr>
          <w:t xml:space="preserve"> vía XXX y discutimos las cap</w:t>
        </w:r>
      </w:ins>
      <w:ins w:id="234" w:author="Medina Ortiz, David Alfredo" w:date="2024-11-20T12:31:00Z">
        <w:r>
          <w:rPr>
            <w:lang w:val="es-CL"/>
          </w:rPr>
          <w:t>acidades del modelo junto con las limitantes</w:t>
        </w:r>
      </w:ins>
    </w:p>
    <w:p w14:paraId="6135637C" w14:textId="69B86735" w:rsidR="009C53F8" w:rsidRPr="009C53F8" w:rsidRDefault="009C53F8">
      <w:pPr>
        <w:pStyle w:val="Textoindependiente"/>
        <w:numPr>
          <w:ilvl w:val="0"/>
          <w:numId w:val="22"/>
        </w:numPr>
        <w:rPr>
          <w:ins w:id="235" w:author="Medina Ortiz, David Alfredo" w:date="2024-11-20T12:28:00Z"/>
          <w:lang w:val="es-CL"/>
          <w:rPrChange w:id="236" w:author="Medina Ortiz, David Alfredo" w:date="2024-11-20T12:28:00Z">
            <w:rPr>
              <w:ins w:id="237" w:author="Medina Ortiz, David Alfredo" w:date="2024-11-20T12:28:00Z"/>
            </w:rPr>
          </w:rPrChange>
        </w:rPr>
        <w:pPrChange w:id="238" w:author="Medina Ortiz, David Alfredo" w:date="2024-11-20T12:28:00Z">
          <w:pPr>
            <w:pStyle w:val="FirstParagraph"/>
          </w:pPr>
        </w:pPrChange>
      </w:pPr>
      <w:ins w:id="239" w:author="Medina Ortiz, David Alfredo" w:date="2024-11-20T12:31:00Z">
        <w:r>
          <w:rPr>
            <w:lang w:val="es-CL"/>
          </w:rPr>
          <w:t>Como trabajo a futuro planeamos…</w:t>
        </w:r>
      </w:ins>
    </w:p>
    <w:p w14:paraId="52202107" w14:textId="041F915A" w:rsidR="007C23A0" w:rsidRDefault="00000000">
      <w:pPr>
        <w:pStyle w:val="FirstParagraph"/>
      </w:pPr>
      <w:r>
        <w:t xml:space="preserve">This </w:t>
      </w:r>
      <w:del w:id="240" w:author="Medina Ortiz, David Alfredo" w:date="2024-11-20T12:27:00Z">
        <w:r w:rsidDel="009C53F8">
          <w:delText xml:space="preserve">study </w:delText>
        </w:r>
      </w:del>
      <w:ins w:id="241" w:author="Medina Ortiz, David Alfredo" w:date="2024-11-20T12:27:00Z">
        <w:r w:rsidR="009C53F8">
          <w:t xml:space="preserve">work </w:t>
        </w:r>
      </w:ins>
      <w:r>
        <w:t xml:space="preserve">presents a novel non-linear model for characterizing </w:t>
      </w:r>
      <w:proofErr w:type="spellStart"/>
      <w:r>
        <w:t>RRi</w:t>
      </w:r>
      <w:proofErr w:type="spellEnd"/>
      <w:r>
        <w:t xml:space="preserve"> dynamics during exercise and recovery, providing a more accurate and nuanced understanding of cardiac autonomic function compared to traditional HRV metrics. Our findings emphasize the important roles of baseline </w:t>
      </w:r>
      <w:proofErr w:type="spellStart"/>
      <w:r>
        <w:t>RRi</w:t>
      </w:r>
      <w:proofErr w:type="spellEnd"/>
      <w:r>
        <w:t xml:space="preserve"> and recovery proportion in reflecting autonomic re-engagement, enhancing the sensitivity of real-time assessments of cardiovascular responses to physical stress. This model advances computational physiology and holds significant promise for improving cardiovascular health monitoring and performance optimization.</w:t>
      </w:r>
    </w:p>
    <w:p w14:paraId="359FF896" w14:textId="77777777" w:rsidR="007C23A0" w:rsidRDefault="00000000">
      <w:pPr>
        <w:pStyle w:val="Ttulo1"/>
      </w:pPr>
      <w:bookmarkStart w:id="242" w:name="authors-contributions"/>
      <w:bookmarkEnd w:id="218"/>
      <w:r>
        <w:t>Authors’ Contributions</w:t>
      </w:r>
    </w:p>
    <w:p w14:paraId="551073AC" w14:textId="77777777" w:rsidR="007C23A0" w:rsidRDefault="00000000">
      <w:pPr>
        <w:pStyle w:val="FirstParagraph"/>
      </w:pPr>
      <w:r>
        <w:t>Conceptualization, MC-A; Data curation, MC-A; Investigation, MC-A; Methodology, MC-A, NMD; Supervision, CN-E; Formal analysis, MC-A; Visualization, MC-A; Writing–original draft, MC-A, CN-E, […]; Writing–review &amp; editing, MC-A, CN-E, […]. All authors have read and agreed to the published version of the manuscript.</w:t>
      </w:r>
    </w:p>
    <w:p w14:paraId="73327DE0" w14:textId="77777777" w:rsidR="007C23A0" w:rsidRDefault="00000000">
      <w:pPr>
        <w:pStyle w:val="Ttulo1"/>
      </w:pPr>
      <w:bookmarkStart w:id="243" w:name="funding"/>
      <w:bookmarkEnd w:id="242"/>
      <w:r>
        <w:t>Funding</w:t>
      </w:r>
    </w:p>
    <w:p w14:paraId="7313E5E5" w14:textId="77777777" w:rsidR="007C23A0" w:rsidRDefault="00000000">
      <w:pPr>
        <w:pStyle w:val="FirstParagraph"/>
      </w:pPr>
      <w:r>
        <w:t xml:space="preserve">This work was funded by ANID Proyecto </w:t>
      </w:r>
      <w:proofErr w:type="spellStart"/>
      <w:r>
        <w:t>Fondecyt</w:t>
      </w:r>
      <w:proofErr w:type="spellEnd"/>
      <w:r>
        <w:t xml:space="preserve"> </w:t>
      </w:r>
      <w:proofErr w:type="spellStart"/>
      <w:r>
        <w:t>Iniciación</w:t>
      </w:r>
      <w:proofErr w:type="spellEnd"/>
      <w:r>
        <w:t xml:space="preserve"> Nº11220116.</w:t>
      </w:r>
    </w:p>
    <w:p w14:paraId="5D677534" w14:textId="77777777" w:rsidR="007C23A0" w:rsidRDefault="00000000">
      <w:pPr>
        <w:pStyle w:val="Ttulo1"/>
      </w:pPr>
      <w:bookmarkStart w:id="244" w:name="data-availability-statement"/>
      <w:bookmarkEnd w:id="243"/>
      <w:r>
        <w:lastRenderedPageBreak/>
        <w:t>Data Availability Statement</w:t>
      </w:r>
    </w:p>
    <w:p w14:paraId="65084533" w14:textId="77777777" w:rsidR="007C23A0" w:rsidRDefault="00000000">
      <w:pPr>
        <w:pStyle w:val="FirstParagraph"/>
      </w:pPr>
      <w:r>
        <w:t>The data supporting the conclusions of this article will be available from the authors without reservation.</w:t>
      </w:r>
    </w:p>
    <w:p w14:paraId="0953924B" w14:textId="77777777" w:rsidR="007C23A0" w:rsidRDefault="00000000">
      <w:pPr>
        <w:pStyle w:val="Ttulo1"/>
      </w:pPr>
      <w:bookmarkStart w:id="245" w:name="conflict-of-interest"/>
      <w:bookmarkEnd w:id="244"/>
      <w:r>
        <w:t>Conflict of Interest</w:t>
      </w:r>
    </w:p>
    <w:p w14:paraId="661FF5C6" w14:textId="77777777" w:rsidR="007C23A0" w:rsidRDefault="00000000">
      <w:pPr>
        <w:pStyle w:val="FirstParagraph"/>
      </w:pPr>
      <w:r>
        <w:t>The authors declare that this research was conducted without any commercial or financial relationships that could be construed as potential conflicts of interest.</w:t>
      </w:r>
    </w:p>
    <w:p w14:paraId="7324A569" w14:textId="77777777" w:rsidR="007C23A0" w:rsidRDefault="00000000">
      <w:pPr>
        <w:pStyle w:val="Ttulo1"/>
      </w:pPr>
      <w:bookmarkStart w:id="246" w:name="references"/>
      <w:bookmarkEnd w:id="245"/>
      <w:r>
        <w:t>References</w:t>
      </w:r>
    </w:p>
    <w:p w14:paraId="5FEAB058" w14:textId="77777777" w:rsidR="007C23A0" w:rsidRDefault="00000000">
      <w:pPr>
        <w:pStyle w:val="Bibliografa"/>
      </w:pPr>
      <w:bookmarkStart w:id="247" w:name="ref-bacopoulou2021entropy"/>
      <w:bookmarkStart w:id="248" w:name="refs"/>
      <w:proofErr w:type="spellStart"/>
      <w:r>
        <w:t>Bacopoulou</w:t>
      </w:r>
      <w:proofErr w:type="spellEnd"/>
      <w:r>
        <w:t xml:space="preserve">, F., </w:t>
      </w:r>
      <w:proofErr w:type="spellStart"/>
      <w:r>
        <w:t>Chryssanthopoulos</w:t>
      </w:r>
      <w:proofErr w:type="spellEnd"/>
      <w:r>
        <w:t xml:space="preserve">, S., </w:t>
      </w:r>
      <w:proofErr w:type="spellStart"/>
      <w:r>
        <w:t>Koutelekos</w:t>
      </w:r>
      <w:proofErr w:type="spellEnd"/>
      <w:r>
        <w:t xml:space="preserve">, J., </w:t>
      </w:r>
      <w:proofErr w:type="spellStart"/>
      <w:r>
        <w:t>Lambrou</w:t>
      </w:r>
      <w:proofErr w:type="spellEnd"/>
      <w:r>
        <w:t xml:space="preserve">, G. I., and </w:t>
      </w:r>
      <w:proofErr w:type="spellStart"/>
      <w:r>
        <w:t>Cokkinos</w:t>
      </w:r>
      <w:proofErr w:type="spellEnd"/>
      <w:r>
        <w:t xml:space="preserve">, D. (2021). Entropy in cardiac autonomic nervous system of adolescents with general learning disabilities or dyslexia., in </w:t>
      </w:r>
      <w:proofErr w:type="spellStart"/>
      <w:r>
        <w:rPr>
          <w:i/>
          <w:iCs/>
        </w:rPr>
        <w:t>GeNeDis</w:t>
      </w:r>
      <w:proofErr w:type="spellEnd"/>
      <w:r>
        <w:rPr>
          <w:i/>
          <w:iCs/>
        </w:rPr>
        <w:t xml:space="preserve"> 2020: Genetics and neurodegenerative diseases</w:t>
      </w:r>
      <w:r>
        <w:t>, (Springer), 121–129.</w:t>
      </w:r>
    </w:p>
    <w:p w14:paraId="497BFBE8" w14:textId="77777777" w:rsidR="007C23A0" w:rsidRDefault="00000000">
      <w:pPr>
        <w:pStyle w:val="Bibliografa"/>
      </w:pPr>
      <w:bookmarkStart w:id="249" w:name="ref-boettger2010heart"/>
      <w:bookmarkEnd w:id="247"/>
      <w:proofErr w:type="spellStart"/>
      <w:r>
        <w:t>Boettger</w:t>
      </w:r>
      <w:proofErr w:type="spellEnd"/>
      <w:r>
        <w:t xml:space="preserve">, S., Puta, C., </w:t>
      </w:r>
      <w:proofErr w:type="spellStart"/>
      <w:r>
        <w:t>Yeragani</w:t>
      </w:r>
      <w:proofErr w:type="spellEnd"/>
      <w:r>
        <w:t xml:space="preserve">, V. K., Donath, L., Mueller, H.-J., Gabriel, H. H., et al. (2010). Heart rate variability, QT variability, and electrodermal activity during exercise. </w:t>
      </w:r>
      <w:r>
        <w:rPr>
          <w:i/>
          <w:iCs/>
        </w:rPr>
        <w:t xml:space="preserve">Med sci sports </w:t>
      </w:r>
      <w:proofErr w:type="spellStart"/>
      <w:r>
        <w:rPr>
          <w:i/>
          <w:iCs/>
        </w:rPr>
        <w:t>exerc</w:t>
      </w:r>
      <w:proofErr w:type="spellEnd"/>
      <w:r>
        <w:t xml:space="preserve"> 42, 443–8.</w:t>
      </w:r>
    </w:p>
    <w:p w14:paraId="347BC840" w14:textId="77777777" w:rsidR="007C23A0" w:rsidRPr="009A1E56" w:rsidRDefault="00000000">
      <w:pPr>
        <w:pStyle w:val="Bibliografa"/>
        <w:rPr>
          <w:lang w:val="es-CL"/>
        </w:rPr>
      </w:pPr>
      <w:bookmarkStart w:id="250" w:name="ref-bornn2010efficient"/>
      <w:bookmarkEnd w:id="249"/>
      <w:r>
        <w:t xml:space="preserve">Bornn, L., Doucet, A., and Gottardo, R. (2010). An efficient computational approach for prior sensitivity analysis and cross-validation. </w:t>
      </w:r>
      <w:r w:rsidRPr="009A1E56">
        <w:rPr>
          <w:i/>
          <w:iCs/>
          <w:lang w:val="es-CL"/>
        </w:rPr>
        <w:t xml:space="preserve">Canadian </w:t>
      </w:r>
      <w:proofErr w:type="spellStart"/>
      <w:r w:rsidRPr="009A1E56">
        <w:rPr>
          <w:i/>
          <w:iCs/>
          <w:lang w:val="es-CL"/>
        </w:rPr>
        <w:t>Journal</w:t>
      </w:r>
      <w:proofErr w:type="spellEnd"/>
      <w:r w:rsidRPr="009A1E56">
        <w:rPr>
          <w:i/>
          <w:iCs/>
          <w:lang w:val="es-CL"/>
        </w:rPr>
        <w:t xml:space="preserve"> </w:t>
      </w:r>
      <w:proofErr w:type="spellStart"/>
      <w:r w:rsidRPr="009A1E56">
        <w:rPr>
          <w:i/>
          <w:iCs/>
          <w:lang w:val="es-CL"/>
        </w:rPr>
        <w:t>of</w:t>
      </w:r>
      <w:proofErr w:type="spellEnd"/>
      <w:r w:rsidRPr="009A1E56">
        <w:rPr>
          <w:i/>
          <w:iCs/>
          <w:lang w:val="es-CL"/>
        </w:rPr>
        <w:t xml:space="preserve"> </w:t>
      </w:r>
      <w:proofErr w:type="spellStart"/>
      <w:r w:rsidRPr="009A1E56">
        <w:rPr>
          <w:i/>
          <w:iCs/>
          <w:lang w:val="es-CL"/>
        </w:rPr>
        <w:t>Statistics</w:t>
      </w:r>
      <w:proofErr w:type="spellEnd"/>
      <w:r w:rsidRPr="009A1E56">
        <w:rPr>
          <w:lang w:val="es-CL"/>
        </w:rPr>
        <w:t xml:space="preserve"> 38, 47–64.</w:t>
      </w:r>
    </w:p>
    <w:p w14:paraId="0BBE1858" w14:textId="77777777" w:rsidR="007C23A0" w:rsidRDefault="00000000">
      <w:pPr>
        <w:pStyle w:val="Bibliografa"/>
      </w:pPr>
      <w:bookmarkStart w:id="251" w:name="ref-castillo2023validity"/>
      <w:bookmarkEnd w:id="250"/>
      <w:r w:rsidRPr="009A1E56">
        <w:rPr>
          <w:lang w:val="es-CL"/>
        </w:rPr>
        <w:t xml:space="preserve">Castillo-Aguilar, M., Mabe Castro, M., Mabe Castro, D., Valdés-Badilla, P., Herrera-Valenzuela, T., Guzmán-Muñoz, E., et al. </w:t>
      </w:r>
      <w:r>
        <w:t xml:space="preserve">(2023). Validity and reliability of short-term heart rate variability parameters in older people in response to physical exercise. </w:t>
      </w:r>
      <w:r>
        <w:rPr>
          <w:i/>
          <w:iCs/>
        </w:rPr>
        <w:t>International Journal of Environmental Research and Public Health</w:t>
      </w:r>
      <w:r>
        <w:t xml:space="preserve"> 20, 4456.</w:t>
      </w:r>
    </w:p>
    <w:p w14:paraId="16B89A53" w14:textId="77777777" w:rsidR="007C23A0" w:rsidRDefault="00000000">
      <w:pPr>
        <w:pStyle w:val="Bibliografa"/>
      </w:pPr>
      <w:bookmarkStart w:id="252" w:name="ref-castillo2021cardiac"/>
      <w:bookmarkEnd w:id="251"/>
      <w:r>
        <w:t>Castillo-Aguilar, M., Valdés-</w:t>
      </w:r>
      <w:proofErr w:type="spellStart"/>
      <w:r>
        <w:t>Badilla</w:t>
      </w:r>
      <w:proofErr w:type="spellEnd"/>
      <w:r>
        <w:t>, P., Herrera-Valenzuela, T., Guzmán-Muñoz, E., Delgado-</w:t>
      </w:r>
      <w:proofErr w:type="spellStart"/>
      <w:r>
        <w:t>Floody</w:t>
      </w:r>
      <w:proofErr w:type="spellEnd"/>
      <w:r>
        <w:t xml:space="preserve">, P., Andrade, D. C., et al. (2021). Cardiac autonomic modulation in response to muscle fatigue and sex differences during consecutive competition periods in young swimmers: A longitudinal study. </w:t>
      </w:r>
      <w:r>
        <w:rPr>
          <w:i/>
          <w:iCs/>
        </w:rPr>
        <w:t>Frontiers in Physiology</w:t>
      </w:r>
      <w:r>
        <w:t xml:space="preserve"> 12, 769085.</w:t>
      </w:r>
    </w:p>
    <w:p w14:paraId="43051807" w14:textId="77777777" w:rsidR="007C23A0" w:rsidRDefault="00000000">
      <w:pPr>
        <w:pStyle w:val="Bibliografa"/>
      </w:pPr>
      <w:bookmarkStart w:id="253" w:name="ref-cheng2017mixed"/>
      <w:bookmarkEnd w:id="252"/>
      <w:r>
        <w:lastRenderedPageBreak/>
        <w:t xml:space="preserve">Cheng, K., Lu, Z., Wei, Y., Shi, Y., and Zhou, Y. (2017). Mixed kernel function support vector regression for global sensitivity analysis. </w:t>
      </w:r>
      <w:r>
        <w:rPr>
          <w:i/>
          <w:iCs/>
        </w:rPr>
        <w:t>Mechanical Systems and Signal Processing</w:t>
      </w:r>
      <w:r>
        <w:t xml:space="preserve"> 96, 201–214.</w:t>
      </w:r>
    </w:p>
    <w:p w14:paraId="35778F06" w14:textId="77777777" w:rsidR="007C23A0" w:rsidRDefault="00000000">
      <w:pPr>
        <w:pStyle w:val="Bibliografa"/>
      </w:pPr>
      <w:bookmarkStart w:id="254" w:name="ref-dong2016role"/>
      <w:bookmarkEnd w:id="253"/>
      <w:r>
        <w:t xml:space="preserve">Dong, J.-G. (2016). The role of heart rate variability in sports physiology. </w:t>
      </w:r>
      <w:r>
        <w:rPr>
          <w:i/>
          <w:iCs/>
        </w:rPr>
        <w:t>Experimental and therapeutic medicine</w:t>
      </w:r>
      <w:r>
        <w:t xml:space="preserve"> 11, 1531–1536.</w:t>
      </w:r>
    </w:p>
    <w:p w14:paraId="46B6A1C9" w14:textId="77777777" w:rsidR="007C23A0" w:rsidRDefault="00000000">
      <w:pPr>
        <w:pStyle w:val="Bibliografa"/>
      </w:pPr>
      <w:bookmarkStart w:id="255" w:name="ref-eser2022exercise"/>
      <w:bookmarkEnd w:id="254"/>
      <w:proofErr w:type="spellStart"/>
      <w:r>
        <w:t>Eser</w:t>
      </w:r>
      <w:proofErr w:type="spellEnd"/>
      <w:r>
        <w:t xml:space="preserve">, P., Jaeger, E., Marcin, T., Herzig, D., </w:t>
      </w:r>
      <w:proofErr w:type="spellStart"/>
      <w:r>
        <w:t>Trachsel</w:t>
      </w:r>
      <w:proofErr w:type="spellEnd"/>
      <w:r>
        <w:t xml:space="preserve">, L. D., and Wilhelm, M. (2022a). Acute and chronic effects of high-intensity interval and moderate-intensity continuous exercise on heart rate and its variability after recent myocardial infarction: A randomized controlled trial. </w:t>
      </w:r>
      <w:r>
        <w:rPr>
          <w:i/>
          <w:iCs/>
        </w:rPr>
        <w:t>Annals of Physical and Rehabilitation Medicine</w:t>
      </w:r>
      <w:r>
        <w:t xml:space="preserve"> 65, 101444.</w:t>
      </w:r>
    </w:p>
    <w:p w14:paraId="6769763B" w14:textId="77777777" w:rsidR="007C23A0" w:rsidRDefault="00000000">
      <w:pPr>
        <w:pStyle w:val="Bibliografa"/>
      </w:pPr>
      <w:bookmarkStart w:id="256" w:name="ref-eser2022acute"/>
      <w:bookmarkEnd w:id="255"/>
      <w:proofErr w:type="spellStart"/>
      <w:r>
        <w:t>Eser</w:t>
      </w:r>
      <w:proofErr w:type="spellEnd"/>
      <w:r>
        <w:t xml:space="preserve">, P., Jaeger, E., Marcin, T., Herzig, D., </w:t>
      </w:r>
      <w:proofErr w:type="spellStart"/>
      <w:r>
        <w:t>Trachsel</w:t>
      </w:r>
      <w:proofErr w:type="spellEnd"/>
      <w:r>
        <w:t xml:space="preserve">, L., and Wilhelm, M. (2022b). Acute and chronic effects of high-intensity interval and moderate-intensity continuous exercise on heart rate and its variability after recent myocardial infarction: A randomized controlled trial. </w:t>
      </w:r>
      <w:r>
        <w:rPr>
          <w:i/>
          <w:iCs/>
        </w:rPr>
        <w:t>Annals of physical and rehabilitation medicine</w:t>
      </w:r>
      <w:r>
        <w:t xml:space="preserve"> 65, 101444.</w:t>
      </w:r>
    </w:p>
    <w:p w14:paraId="53E9A9F2" w14:textId="77777777" w:rsidR="007C23A0" w:rsidRDefault="00000000">
      <w:pPr>
        <w:pStyle w:val="Bibliografa"/>
      </w:pPr>
      <w:bookmarkStart w:id="257" w:name="ref-gronwald2019effects"/>
      <w:bookmarkEnd w:id="256"/>
      <w:proofErr w:type="spellStart"/>
      <w:r>
        <w:t>Gronwald</w:t>
      </w:r>
      <w:proofErr w:type="spellEnd"/>
      <w:r>
        <w:t xml:space="preserve">, T., </w:t>
      </w:r>
      <w:proofErr w:type="spellStart"/>
      <w:r>
        <w:t>Hoos</w:t>
      </w:r>
      <w:proofErr w:type="spellEnd"/>
      <w:r>
        <w:t xml:space="preserve">, O., and </w:t>
      </w:r>
      <w:proofErr w:type="spellStart"/>
      <w:r>
        <w:t>Hottenrott</w:t>
      </w:r>
      <w:proofErr w:type="spellEnd"/>
      <w:r>
        <w:t xml:space="preserve">, K. (2019a). Effects of a short-term cycling interval session and active recovery on non-linear dynamics of cardiac autonomic activity in endurance trained cyclists. </w:t>
      </w:r>
      <w:r>
        <w:rPr>
          <w:i/>
          <w:iCs/>
        </w:rPr>
        <w:t>Journal of clinical medicine</w:t>
      </w:r>
      <w:r>
        <w:t xml:space="preserve"> 8, 194.</w:t>
      </w:r>
    </w:p>
    <w:p w14:paraId="46299410" w14:textId="77777777" w:rsidR="007C23A0" w:rsidRDefault="00000000">
      <w:pPr>
        <w:pStyle w:val="Bibliografa"/>
      </w:pPr>
      <w:bookmarkStart w:id="258" w:name="ref-gronwald2019non"/>
      <w:bookmarkEnd w:id="257"/>
      <w:proofErr w:type="spellStart"/>
      <w:r>
        <w:t>Gronwald</w:t>
      </w:r>
      <w:proofErr w:type="spellEnd"/>
      <w:r>
        <w:t xml:space="preserve">, T., </w:t>
      </w:r>
      <w:proofErr w:type="spellStart"/>
      <w:r>
        <w:t>Hoos</w:t>
      </w:r>
      <w:proofErr w:type="spellEnd"/>
      <w:r>
        <w:t xml:space="preserve">, O., </w:t>
      </w:r>
      <w:proofErr w:type="spellStart"/>
      <w:r>
        <w:t>Ludyga</w:t>
      </w:r>
      <w:proofErr w:type="spellEnd"/>
      <w:r>
        <w:t xml:space="preserve">, S., and </w:t>
      </w:r>
      <w:proofErr w:type="spellStart"/>
      <w:r>
        <w:t>Hottenrott</w:t>
      </w:r>
      <w:proofErr w:type="spellEnd"/>
      <w:r>
        <w:t xml:space="preserve">, K. (2019b). Non-linear dynamics of heart rate variability during incremental cycling exercise. </w:t>
      </w:r>
      <w:r>
        <w:rPr>
          <w:i/>
          <w:iCs/>
        </w:rPr>
        <w:t>Research in Sports Medicine</w:t>
      </w:r>
      <w:r>
        <w:t xml:space="preserve"> 27, 88–98.</w:t>
      </w:r>
    </w:p>
    <w:p w14:paraId="4421F9E9" w14:textId="77777777" w:rsidR="007C23A0" w:rsidRDefault="00000000">
      <w:pPr>
        <w:pStyle w:val="Bibliografa"/>
      </w:pPr>
      <w:bookmarkStart w:id="259" w:name="ref-harenberg2017uncertainty"/>
      <w:bookmarkEnd w:id="258"/>
      <w:proofErr w:type="spellStart"/>
      <w:r>
        <w:t>Harenberg</w:t>
      </w:r>
      <w:proofErr w:type="spellEnd"/>
      <w:r>
        <w:t xml:space="preserve">, D., Marelli, S., </w:t>
      </w:r>
      <w:proofErr w:type="spellStart"/>
      <w:r>
        <w:t>Sudret</w:t>
      </w:r>
      <w:proofErr w:type="spellEnd"/>
      <w:r>
        <w:t xml:space="preserve">, B., and </w:t>
      </w:r>
      <w:proofErr w:type="spellStart"/>
      <w:r>
        <w:t>Winschel</w:t>
      </w:r>
      <w:proofErr w:type="spellEnd"/>
      <w:r>
        <w:t xml:space="preserve">, V. (2017). Uncertainty quantification and global sensitivity analysis for economic models. </w:t>
      </w:r>
      <w:r>
        <w:rPr>
          <w:i/>
          <w:iCs/>
        </w:rPr>
        <w:t>Available at SSRN 2903994</w:t>
      </w:r>
      <w:r>
        <w:t>.</w:t>
      </w:r>
    </w:p>
    <w:p w14:paraId="667D4026" w14:textId="77777777" w:rsidR="007C23A0" w:rsidRDefault="00000000">
      <w:pPr>
        <w:pStyle w:val="Bibliografa"/>
      </w:pPr>
      <w:bookmarkStart w:id="260" w:name="ref-hautala2003short"/>
      <w:bookmarkEnd w:id="259"/>
      <w:proofErr w:type="spellStart"/>
      <w:r>
        <w:t>Hautala</w:t>
      </w:r>
      <w:proofErr w:type="spellEnd"/>
      <w:r>
        <w:t xml:space="preserve">, A. J., </w:t>
      </w:r>
      <w:proofErr w:type="spellStart"/>
      <w:r>
        <w:t>Mäkikallio</w:t>
      </w:r>
      <w:proofErr w:type="spellEnd"/>
      <w:r>
        <w:t xml:space="preserve">, T. H., </w:t>
      </w:r>
      <w:proofErr w:type="spellStart"/>
      <w:r>
        <w:t>Seppänen</w:t>
      </w:r>
      <w:proofErr w:type="spellEnd"/>
      <w:r>
        <w:t xml:space="preserve">, T., </w:t>
      </w:r>
      <w:proofErr w:type="spellStart"/>
      <w:r>
        <w:t>Huikuri</w:t>
      </w:r>
      <w:proofErr w:type="spellEnd"/>
      <w:r>
        <w:t xml:space="preserve">, H. V., and </w:t>
      </w:r>
      <w:proofErr w:type="spellStart"/>
      <w:r>
        <w:t>Tulppo</w:t>
      </w:r>
      <w:proofErr w:type="spellEnd"/>
      <w:r>
        <w:t xml:space="preserve">, M. P. (2003). Short-term correlation properties of r–r interval dynamics at different exercise intensity levels. </w:t>
      </w:r>
      <w:r>
        <w:rPr>
          <w:i/>
          <w:iCs/>
        </w:rPr>
        <w:t>Clinical physiology and functional imaging</w:t>
      </w:r>
      <w:r>
        <w:t xml:space="preserve"> 23, 215–223.</w:t>
      </w:r>
    </w:p>
    <w:p w14:paraId="6E12F035" w14:textId="77777777" w:rsidR="007C23A0" w:rsidRDefault="00000000">
      <w:pPr>
        <w:pStyle w:val="Bibliografa"/>
      </w:pPr>
      <w:bookmarkStart w:id="261" w:name="ref-herman2013method"/>
      <w:bookmarkEnd w:id="260"/>
      <w:r>
        <w:t xml:space="preserve">Herman, J. D., </w:t>
      </w:r>
      <w:proofErr w:type="spellStart"/>
      <w:r>
        <w:t>Kollat</w:t>
      </w:r>
      <w:proofErr w:type="spellEnd"/>
      <w:r>
        <w:t xml:space="preserve">, J. B., Reed, P. M., and Wagener, T. (2013). Method of </w:t>
      </w:r>
      <w:proofErr w:type="spellStart"/>
      <w:r>
        <w:t>morris</w:t>
      </w:r>
      <w:proofErr w:type="spellEnd"/>
      <w:r>
        <w:t xml:space="preserve"> effectively reduces the computational demands of global sensitivity analysis for distributed watershed models. </w:t>
      </w:r>
      <w:r>
        <w:rPr>
          <w:i/>
          <w:iCs/>
        </w:rPr>
        <w:t>Hydrology and Earth System Sciences</w:t>
      </w:r>
      <w:r>
        <w:t xml:space="preserve"> 17, 2893–2903.</w:t>
      </w:r>
    </w:p>
    <w:p w14:paraId="67960B80" w14:textId="77777777" w:rsidR="007C23A0" w:rsidRDefault="00000000">
      <w:pPr>
        <w:pStyle w:val="Bibliografa"/>
      </w:pPr>
      <w:bookmarkStart w:id="262" w:name="ref-kanniainen2023estimation"/>
      <w:bookmarkEnd w:id="261"/>
      <w:proofErr w:type="spellStart"/>
      <w:r>
        <w:lastRenderedPageBreak/>
        <w:t>Kanniainen</w:t>
      </w:r>
      <w:proofErr w:type="spellEnd"/>
      <w:r>
        <w:t xml:space="preserve">, M., </w:t>
      </w:r>
      <w:proofErr w:type="spellStart"/>
      <w:r>
        <w:t>Pukkila</w:t>
      </w:r>
      <w:proofErr w:type="spellEnd"/>
      <w:r>
        <w:t xml:space="preserve">, T., </w:t>
      </w:r>
      <w:proofErr w:type="spellStart"/>
      <w:r>
        <w:t>Kuisma</w:t>
      </w:r>
      <w:proofErr w:type="spellEnd"/>
      <w:r>
        <w:t xml:space="preserve">, J., </w:t>
      </w:r>
      <w:proofErr w:type="spellStart"/>
      <w:r>
        <w:t>Molkkari</w:t>
      </w:r>
      <w:proofErr w:type="spellEnd"/>
      <w:r>
        <w:t xml:space="preserve">, M., </w:t>
      </w:r>
      <w:proofErr w:type="spellStart"/>
      <w:r>
        <w:t>Lajunen</w:t>
      </w:r>
      <w:proofErr w:type="spellEnd"/>
      <w:r>
        <w:t xml:space="preserve">, K., and </w:t>
      </w:r>
      <w:proofErr w:type="spellStart"/>
      <w:r>
        <w:t>Räsänen</w:t>
      </w:r>
      <w:proofErr w:type="spellEnd"/>
      <w:r>
        <w:t xml:space="preserve">, E. (2023). Estimation of physiological exercise thresholds based on dynamical correlation properties of heart rate variability. </w:t>
      </w:r>
      <w:r>
        <w:rPr>
          <w:i/>
          <w:iCs/>
        </w:rPr>
        <w:t>Frontiers in physiology</w:t>
      </w:r>
      <w:r>
        <w:t xml:space="preserve"> 14, 1299104.</w:t>
      </w:r>
    </w:p>
    <w:p w14:paraId="02441D39" w14:textId="77777777" w:rsidR="007C23A0" w:rsidRDefault="00000000">
      <w:pPr>
        <w:pStyle w:val="Bibliografa"/>
      </w:pPr>
      <w:bookmarkStart w:id="263" w:name="ref-kristal1995heart"/>
      <w:bookmarkEnd w:id="262"/>
      <w:r>
        <w:t>Kristal-</w:t>
      </w:r>
      <w:proofErr w:type="spellStart"/>
      <w:r>
        <w:t>Boneh</w:t>
      </w:r>
      <w:proofErr w:type="spellEnd"/>
      <w:r>
        <w:t xml:space="preserve">, E., </w:t>
      </w:r>
      <w:proofErr w:type="spellStart"/>
      <w:r>
        <w:t>Raifel</w:t>
      </w:r>
      <w:proofErr w:type="spellEnd"/>
      <w:r>
        <w:t xml:space="preserve">, M., Froom, P., and Ribak, J. (1995). Heart rate variability in health and disease. </w:t>
      </w:r>
      <w:r>
        <w:rPr>
          <w:i/>
          <w:iCs/>
        </w:rPr>
        <w:t>Scandinavian journal of work, environment &amp; health</w:t>
      </w:r>
      <w:r>
        <w:t>, 85–95.</w:t>
      </w:r>
    </w:p>
    <w:p w14:paraId="0A21C085" w14:textId="77777777" w:rsidR="007C23A0" w:rsidRDefault="00000000">
      <w:pPr>
        <w:pStyle w:val="Bibliografa"/>
      </w:pPr>
      <w:bookmarkStart w:id="264" w:name="ref-lundstrom2023practices"/>
      <w:bookmarkEnd w:id="263"/>
      <w:r>
        <w:t xml:space="preserve">Lundstrom, C. J., Foreman, N. A., and </w:t>
      </w:r>
      <w:proofErr w:type="spellStart"/>
      <w:r>
        <w:t>Biltz</w:t>
      </w:r>
      <w:proofErr w:type="spellEnd"/>
      <w:r>
        <w:t xml:space="preserve">, G. (2023). Practices and applications of heart rate variability monitoring in endurance athletes. </w:t>
      </w:r>
      <w:r>
        <w:rPr>
          <w:i/>
          <w:iCs/>
        </w:rPr>
        <w:t>International journal of sports medicine</w:t>
      </w:r>
      <w:r>
        <w:t xml:space="preserve"> 44, 9–19.</w:t>
      </w:r>
    </w:p>
    <w:p w14:paraId="4BE35342" w14:textId="77777777" w:rsidR="007C23A0" w:rsidRDefault="00000000">
      <w:pPr>
        <w:pStyle w:val="Bibliografa"/>
      </w:pPr>
      <w:bookmarkStart w:id="265" w:name="ref-mabe2024associations"/>
      <w:bookmarkEnd w:id="264"/>
      <w:proofErr w:type="spellStart"/>
      <w:r>
        <w:t>Mabe</w:t>
      </w:r>
      <w:proofErr w:type="spellEnd"/>
      <w:r>
        <w:t xml:space="preserve">-Castro, D., Castillo-Aguilar, M., </w:t>
      </w:r>
      <w:proofErr w:type="spellStart"/>
      <w:r>
        <w:t>Mabe</w:t>
      </w:r>
      <w:proofErr w:type="spellEnd"/>
      <w:r>
        <w:t xml:space="preserve">-Castro, M., Muñoz, R. M., </w:t>
      </w:r>
      <w:proofErr w:type="spellStart"/>
      <w:r>
        <w:t>Basualto-Alarcón</w:t>
      </w:r>
      <w:proofErr w:type="spellEnd"/>
      <w:r>
        <w:t xml:space="preserve">, C., and </w:t>
      </w:r>
      <w:proofErr w:type="spellStart"/>
      <w:r>
        <w:t>Nuñez</w:t>
      </w:r>
      <w:proofErr w:type="spellEnd"/>
      <w:r>
        <w:t xml:space="preserve">-Espinosa, C. A. (2024). Associations between physical fitness, body composition, and heart rate variability during exercise in older people: Exploring mediating factors. </w:t>
      </w:r>
      <w:proofErr w:type="spellStart"/>
      <w:r>
        <w:rPr>
          <w:i/>
          <w:iCs/>
        </w:rPr>
        <w:t>PeerJ</w:t>
      </w:r>
      <w:proofErr w:type="spellEnd"/>
      <w:r>
        <w:t xml:space="preserve"> 12, e18061.</w:t>
      </w:r>
    </w:p>
    <w:p w14:paraId="6AFDEA80" w14:textId="77777777" w:rsidR="007C23A0" w:rsidRDefault="00000000">
      <w:pPr>
        <w:pStyle w:val="Bibliografa"/>
      </w:pPr>
      <w:bookmarkStart w:id="266" w:name="ref-malik1996heart"/>
      <w:bookmarkEnd w:id="265"/>
      <w:r>
        <w:t xml:space="preserve">Malik, M. (1996). Heart rate variability: Standards of measurement, physiological interpretation, and clinical use: Task force of the </w:t>
      </w:r>
      <w:proofErr w:type="spellStart"/>
      <w:r>
        <w:t>european</w:t>
      </w:r>
      <w:proofErr w:type="spellEnd"/>
      <w:r>
        <w:t xml:space="preserve"> society of cardiology and the north </w:t>
      </w:r>
      <w:proofErr w:type="spellStart"/>
      <w:r>
        <w:t>american</w:t>
      </w:r>
      <w:proofErr w:type="spellEnd"/>
      <w:r>
        <w:t xml:space="preserve"> society for pacing and electrophysiology. </w:t>
      </w:r>
      <w:r>
        <w:rPr>
          <w:i/>
          <w:iCs/>
        </w:rPr>
        <w:t xml:space="preserve">Annals of Noninvasive </w:t>
      </w:r>
      <w:proofErr w:type="spellStart"/>
      <w:r>
        <w:rPr>
          <w:i/>
          <w:iCs/>
        </w:rPr>
        <w:t>Electrocardiology</w:t>
      </w:r>
      <w:proofErr w:type="spellEnd"/>
      <w:r>
        <w:t xml:space="preserve"> 1, 151–181.</w:t>
      </w:r>
    </w:p>
    <w:p w14:paraId="2A1A11C2" w14:textId="77777777" w:rsidR="007C23A0" w:rsidRDefault="00000000">
      <w:pPr>
        <w:pStyle w:val="Bibliografa"/>
      </w:pPr>
      <w:bookmarkStart w:id="267" w:name="ref-molkkari2020online"/>
      <w:bookmarkEnd w:id="266"/>
      <w:proofErr w:type="spellStart"/>
      <w:r>
        <w:t>Molkkari</w:t>
      </w:r>
      <w:proofErr w:type="spellEnd"/>
      <w:r>
        <w:t xml:space="preserve">, M., </w:t>
      </w:r>
      <w:proofErr w:type="spellStart"/>
      <w:r>
        <w:t>Solanpää</w:t>
      </w:r>
      <w:proofErr w:type="spellEnd"/>
      <w:r>
        <w:t xml:space="preserve">, J., and </w:t>
      </w:r>
      <w:proofErr w:type="spellStart"/>
      <w:r>
        <w:t>Räsänen</w:t>
      </w:r>
      <w:proofErr w:type="spellEnd"/>
      <w:r>
        <w:t xml:space="preserve">, E. (2020). Online tool for dynamical heart rate variability analysis., in </w:t>
      </w:r>
      <w:r>
        <w:rPr>
          <w:i/>
          <w:iCs/>
        </w:rPr>
        <w:t>2020 computing in cardiology</w:t>
      </w:r>
      <w:r>
        <w:t>, (IEEE), 1–4.</w:t>
      </w:r>
    </w:p>
    <w:p w14:paraId="452810A0" w14:textId="77777777" w:rsidR="007C23A0" w:rsidRDefault="00000000">
      <w:pPr>
        <w:pStyle w:val="Bibliografa"/>
      </w:pPr>
      <w:bookmarkStart w:id="268" w:name="ref-mongin2022hrv"/>
      <w:bookmarkEnd w:id="267"/>
      <w:proofErr w:type="spellStart"/>
      <w:r w:rsidRPr="00A261AF">
        <w:rPr>
          <w:lang w:val="es-CL"/>
        </w:rPr>
        <w:t>Mongin</w:t>
      </w:r>
      <w:proofErr w:type="spellEnd"/>
      <w:r w:rsidRPr="00A261AF">
        <w:rPr>
          <w:lang w:val="es-CL"/>
        </w:rPr>
        <w:t xml:space="preserve">, D., </w:t>
      </w:r>
      <w:proofErr w:type="spellStart"/>
      <w:r w:rsidRPr="00A261AF">
        <w:rPr>
          <w:lang w:val="es-CL"/>
        </w:rPr>
        <w:t>Chabert</w:t>
      </w:r>
      <w:proofErr w:type="spellEnd"/>
      <w:r w:rsidRPr="00A261AF">
        <w:rPr>
          <w:lang w:val="es-CL"/>
        </w:rPr>
        <w:t xml:space="preserve">, C., Extremera, M. G., </w:t>
      </w:r>
      <w:proofErr w:type="spellStart"/>
      <w:r w:rsidRPr="00A261AF">
        <w:rPr>
          <w:lang w:val="es-CL"/>
        </w:rPr>
        <w:t>Hue</w:t>
      </w:r>
      <w:proofErr w:type="spellEnd"/>
      <w:r w:rsidRPr="00A261AF">
        <w:rPr>
          <w:lang w:val="es-CL"/>
        </w:rPr>
        <w:t xml:space="preserve">, O., </w:t>
      </w:r>
      <w:proofErr w:type="spellStart"/>
      <w:r w:rsidRPr="00A261AF">
        <w:rPr>
          <w:lang w:val="es-CL"/>
        </w:rPr>
        <w:t>Courvoisier</w:t>
      </w:r>
      <w:proofErr w:type="spellEnd"/>
      <w:r w:rsidRPr="00A261AF">
        <w:rPr>
          <w:lang w:val="es-CL"/>
        </w:rPr>
        <w:t xml:space="preserve">, D. S., </w:t>
      </w:r>
      <w:proofErr w:type="spellStart"/>
      <w:r w:rsidRPr="00A261AF">
        <w:rPr>
          <w:lang w:val="es-CL"/>
        </w:rPr>
        <w:t>Carpena</w:t>
      </w:r>
      <w:proofErr w:type="spellEnd"/>
      <w:r w:rsidRPr="00A261AF">
        <w:rPr>
          <w:lang w:val="es-CL"/>
        </w:rPr>
        <w:t xml:space="preserve">, P., et al. </w:t>
      </w:r>
      <w:r>
        <w:t xml:space="preserve">(2022). Decrease of heart rate variability during exercise: An index of cardiorespiratory fitness. </w:t>
      </w:r>
      <w:proofErr w:type="spellStart"/>
      <w:r>
        <w:rPr>
          <w:i/>
          <w:iCs/>
        </w:rPr>
        <w:t>PLoS</w:t>
      </w:r>
      <w:proofErr w:type="spellEnd"/>
      <w:r>
        <w:rPr>
          <w:i/>
          <w:iCs/>
        </w:rPr>
        <w:t xml:space="preserve"> ONE</w:t>
      </w:r>
      <w:r>
        <w:t xml:space="preserve"> 17, e0273981.</w:t>
      </w:r>
    </w:p>
    <w:p w14:paraId="2D12991A" w14:textId="77777777" w:rsidR="007C23A0" w:rsidRDefault="00000000">
      <w:pPr>
        <w:pStyle w:val="Bibliografa"/>
      </w:pPr>
      <w:bookmarkStart w:id="269" w:name="ref-thayer2010relationship"/>
      <w:bookmarkEnd w:id="268"/>
      <w:r>
        <w:t xml:space="preserve">Thayer, J. F., Yamamoto, S. S., and </w:t>
      </w:r>
      <w:proofErr w:type="spellStart"/>
      <w:r>
        <w:t>Brosschot</w:t>
      </w:r>
      <w:proofErr w:type="spellEnd"/>
      <w:r>
        <w:t xml:space="preserve">, J. F. (2010). The relationship of autonomic imbalance, heart rate variability and cardiovascular disease risk factors. </w:t>
      </w:r>
      <w:r>
        <w:rPr>
          <w:i/>
          <w:iCs/>
        </w:rPr>
        <w:t>International journal of cardiology</w:t>
      </w:r>
      <w:r>
        <w:t xml:space="preserve"> 141, 122–131.</w:t>
      </w:r>
    </w:p>
    <w:p w14:paraId="3D883F28" w14:textId="77777777" w:rsidR="007C23A0" w:rsidRDefault="00000000">
      <w:pPr>
        <w:pStyle w:val="Bibliografa"/>
      </w:pPr>
      <w:bookmarkStart w:id="270" w:name="ref-wu2003nonlinear"/>
      <w:bookmarkEnd w:id="269"/>
      <w:r>
        <w:t xml:space="preserve">Wu, G., and Poon, C.-S. (2003). Nonlinear </w:t>
      </w:r>
      <w:proofErr w:type="spellStart"/>
      <w:r>
        <w:t>neurodynamics</w:t>
      </w:r>
      <w:proofErr w:type="spellEnd"/>
      <w:r>
        <w:t xml:space="preserve"> model of heart rate variability, multifractality and chaos., in </w:t>
      </w:r>
      <w:r>
        <w:rPr>
          <w:i/>
          <w:iCs/>
        </w:rPr>
        <w:t xml:space="preserve">Proceedings of the 25th annual international conference of </w:t>
      </w:r>
      <w:r>
        <w:rPr>
          <w:i/>
          <w:iCs/>
        </w:rPr>
        <w:lastRenderedPageBreak/>
        <w:t>the IEEE engineering in medicine and biology society (IEEE cat. No. 03CH37439)</w:t>
      </w:r>
      <w:r>
        <w:t>, (IEEE), 3822–3825.</w:t>
      </w:r>
    </w:p>
    <w:p w14:paraId="2EEBAAAA" w14:textId="77777777" w:rsidR="007C23A0" w:rsidRDefault="00000000">
      <w:pPr>
        <w:pStyle w:val="Bibliografa"/>
      </w:pPr>
      <w:bookmarkStart w:id="271" w:name="ref-xue2021bayesian"/>
      <w:bookmarkEnd w:id="270"/>
      <w:proofErr w:type="spellStart"/>
      <w:r>
        <w:t>Xue</w:t>
      </w:r>
      <w:proofErr w:type="spellEnd"/>
      <w:r>
        <w:t xml:space="preserve">, W., and Zaidi, A. (2021). Bayesian sensitivity analysis for missing data using the e-value. </w:t>
      </w:r>
      <w:proofErr w:type="spellStart"/>
      <w:r>
        <w:rPr>
          <w:i/>
          <w:iCs/>
        </w:rPr>
        <w:t>arXiv</w:t>
      </w:r>
      <w:proofErr w:type="spellEnd"/>
      <w:r>
        <w:rPr>
          <w:i/>
          <w:iCs/>
        </w:rPr>
        <w:t xml:space="preserve"> preprint arXiv:2108.13286</w:t>
      </w:r>
      <w:r>
        <w:t>.</w:t>
      </w:r>
      <w:bookmarkEnd w:id="246"/>
      <w:bookmarkEnd w:id="248"/>
      <w:bookmarkEnd w:id="271"/>
    </w:p>
    <w:sectPr w:rsidR="007C23A0" w:rsidSect="009F021F">
      <w:pgSz w:w="12240" w:h="15840"/>
      <w:pgMar w:top="1417" w:right="1701" w:bottom="1417" w:left="1701"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Medina Ortiz, David Alfredo" w:date="2024-11-11T17:51:00Z" w:initials="DM">
    <w:p w14:paraId="426EAA2D" w14:textId="77777777" w:rsidR="00753249" w:rsidRPr="00A261AF" w:rsidRDefault="00753249" w:rsidP="00753249">
      <w:pPr>
        <w:pStyle w:val="Textocomentario"/>
        <w:jc w:val="left"/>
        <w:rPr>
          <w:lang w:val="es-CL"/>
        </w:rPr>
      </w:pPr>
      <w:r>
        <w:rPr>
          <w:rStyle w:val="Refdecomentario"/>
        </w:rPr>
        <w:annotationRef/>
      </w:r>
      <w:r>
        <w:rPr>
          <w:lang w:val="es-CL"/>
        </w:rPr>
        <w:t xml:space="preserve">El </w:t>
      </w:r>
      <w:proofErr w:type="spellStart"/>
      <w:r>
        <w:rPr>
          <w:lang w:val="es-CL"/>
        </w:rPr>
        <w:t>abstract</w:t>
      </w:r>
      <w:proofErr w:type="spellEnd"/>
      <w:r>
        <w:rPr>
          <w:lang w:val="es-CL"/>
        </w:rPr>
        <w:t xml:space="preserve"> lo revisare al final… no en esta revisión puesto que cambiará</w:t>
      </w:r>
    </w:p>
  </w:comment>
  <w:comment w:id="22" w:author="Medina Ortiz, David Alfredo" w:date="2024-11-11T17:56:00Z" w:initials="DM">
    <w:p w14:paraId="4C7BD583" w14:textId="77777777" w:rsidR="00753249" w:rsidRPr="00A261AF" w:rsidRDefault="00753249" w:rsidP="00753249">
      <w:pPr>
        <w:pStyle w:val="Textocomentario"/>
        <w:jc w:val="left"/>
        <w:rPr>
          <w:lang w:val="es-CL"/>
        </w:rPr>
      </w:pPr>
      <w:r>
        <w:rPr>
          <w:rStyle w:val="Refdecomentario"/>
        </w:rPr>
        <w:annotationRef/>
      </w:r>
      <w:r>
        <w:rPr>
          <w:lang w:val="es-CL"/>
        </w:rPr>
        <w:t xml:space="preserve">Sin embargo, dejo una sugerencia de formato… también sugiero que el </w:t>
      </w:r>
      <w:proofErr w:type="spellStart"/>
      <w:r>
        <w:rPr>
          <w:lang w:val="es-CL"/>
        </w:rPr>
        <w:t>abstract</w:t>
      </w:r>
      <w:proofErr w:type="spellEnd"/>
      <w:r>
        <w:rPr>
          <w:lang w:val="es-CL"/>
        </w:rPr>
        <w:t xml:space="preserve"> no tenga más de 150 palabras</w:t>
      </w:r>
    </w:p>
  </w:comment>
  <w:comment w:id="48" w:author="Medina Ortiz, David Alfredo" w:date="2024-11-11T17:58:00Z" w:initials="DM">
    <w:p w14:paraId="58F82667" w14:textId="77777777" w:rsidR="00753249" w:rsidRPr="00A261AF" w:rsidRDefault="00753249" w:rsidP="00753249">
      <w:pPr>
        <w:pStyle w:val="Textocomentario"/>
        <w:jc w:val="left"/>
        <w:rPr>
          <w:lang w:val="es-CL"/>
        </w:rPr>
      </w:pPr>
      <w:r>
        <w:rPr>
          <w:rStyle w:val="Refdecomentario"/>
        </w:rPr>
        <w:annotationRef/>
      </w:r>
      <w:proofErr w:type="spellStart"/>
      <w:r>
        <w:rPr>
          <w:lang w:val="es-CL"/>
        </w:rPr>
        <w:t>Partiria</w:t>
      </w:r>
      <w:proofErr w:type="spellEnd"/>
      <w:r>
        <w:rPr>
          <w:lang w:val="es-CL"/>
        </w:rPr>
        <w:t xml:space="preserve"> por la definición… y luego qué es lo que se quiere entender de ella</w:t>
      </w:r>
    </w:p>
  </w:comment>
  <w:comment w:id="49" w:author="Medina Ortiz, David Alfredo" w:date="2024-11-11T17:59:00Z" w:initials="DM">
    <w:p w14:paraId="6A5A826C" w14:textId="77777777" w:rsidR="007F450A" w:rsidRPr="00A261AF" w:rsidRDefault="007F450A" w:rsidP="007F450A">
      <w:pPr>
        <w:pStyle w:val="Textocomentario"/>
        <w:jc w:val="left"/>
        <w:rPr>
          <w:lang w:val="es-CL"/>
        </w:rPr>
      </w:pPr>
      <w:r>
        <w:rPr>
          <w:rStyle w:val="Refdecomentario"/>
        </w:rPr>
        <w:annotationRef/>
      </w:r>
      <w:r>
        <w:rPr>
          <w:lang w:val="es-CL"/>
        </w:rPr>
        <w:t>Agregar referencias para las definiciones y trabajos previos</w:t>
      </w:r>
    </w:p>
  </w:comment>
  <w:comment w:id="50" w:author="Medina Ortiz, David Alfredo" w:date="2024-11-11T18:04:00Z" w:initials="DM">
    <w:p w14:paraId="7531A664" w14:textId="77777777" w:rsidR="007F450A" w:rsidRPr="00A261AF" w:rsidRDefault="007F450A" w:rsidP="007F450A">
      <w:pPr>
        <w:pStyle w:val="Textocomentario"/>
        <w:jc w:val="left"/>
        <w:rPr>
          <w:lang w:val="es-CL"/>
        </w:rPr>
      </w:pPr>
      <w:r>
        <w:rPr>
          <w:rStyle w:val="Refdecomentario"/>
        </w:rPr>
        <w:annotationRef/>
      </w:r>
      <w:r>
        <w:rPr>
          <w:lang w:val="es-CL"/>
        </w:rPr>
        <w:t xml:space="preserve">Por ejemplo, llevo un párrafo completo </w:t>
      </w:r>
      <w:proofErr w:type="spellStart"/>
      <w:r>
        <w:rPr>
          <w:lang w:val="es-CL"/>
        </w:rPr>
        <w:t>aca</w:t>
      </w:r>
      <w:proofErr w:type="spellEnd"/>
      <w:r>
        <w:rPr>
          <w:lang w:val="es-CL"/>
        </w:rPr>
        <w:t xml:space="preserve"> y aun no veo una definición (una sentencia que sea) de lo que es </w:t>
      </w:r>
      <w:proofErr w:type="spellStart"/>
      <w:r>
        <w:rPr>
          <w:lang w:val="es-CL"/>
        </w:rPr>
        <w:t>RRi</w:t>
      </w:r>
      <w:proofErr w:type="spellEnd"/>
    </w:p>
  </w:comment>
  <w:comment w:id="51" w:author="Medina Ortiz, David Alfredo" w:date="2024-11-11T18:00:00Z" w:initials="DM">
    <w:p w14:paraId="30E3B660" w14:textId="3DD58327" w:rsidR="007F450A" w:rsidRPr="00A261AF" w:rsidRDefault="007F450A" w:rsidP="007F450A">
      <w:pPr>
        <w:pStyle w:val="Textocomentario"/>
        <w:jc w:val="left"/>
        <w:rPr>
          <w:lang w:val="es-CL"/>
        </w:rPr>
      </w:pPr>
      <w:r>
        <w:rPr>
          <w:rStyle w:val="Refdecomentario"/>
        </w:rPr>
        <w:annotationRef/>
      </w:r>
      <w:r>
        <w:rPr>
          <w:lang w:val="es-CL"/>
        </w:rPr>
        <w:t xml:space="preserve">Qué son los </w:t>
      </w:r>
      <w:proofErr w:type="spellStart"/>
      <w:r>
        <w:rPr>
          <w:lang w:val="es-CL"/>
        </w:rPr>
        <w:t>RRi</w:t>
      </w:r>
      <w:proofErr w:type="spellEnd"/>
      <w:r>
        <w:rPr>
          <w:lang w:val="es-CL"/>
        </w:rPr>
        <w:t xml:space="preserve">? </w:t>
      </w:r>
      <w:proofErr w:type="spellStart"/>
      <w:r>
        <w:rPr>
          <w:lang w:val="es-CL"/>
        </w:rPr>
        <w:t>Deberia</w:t>
      </w:r>
      <w:proofErr w:type="spellEnd"/>
      <w:r>
        <w:rPr>
          <w:lang w:val="es-CL"/>
        </w:rPr>
        <w:t xml:space="preserve"> haber una definición antes para facilitar la lectura del trabajo</w:t>
      </w:r>
    </w:p>
  </w:comment>
  <w:comment w:id="52" w:author="Medina Ortiz, David Alfredo" w:date="2024-11-11T18:03:00Z" w:initials="DM">
    <w:p w14:paraId="72D40FD3" w14:textId="77777777" w:rsidR="007F450A" w:rsidRPr="00A261AF" w:rsidRDefault="007F450A" w:rsidP="007F450A">
      <w:pPr>
        <w:pStyle w:val="Textocomentario"/>
        <w:jc w:val="left"/>
        <w:rPr>
          <w:lang w:val="es-CL"/>
        </w:rPr>
      </w:pPr>
      <w:r>
        <w:rPr>
          <w:rStyle w:val="Refdecomentario"/>
        </w:rPr>
        <w:annotationRef/>
      </w:r>
      <w:r>
        <w:rPr>
          <w:lang w:val="es-CL"/>
        </w:rPr>
        <w:t>Evitaría incorporar referencias muy antiguas a menos que sean de culto… siempre es bueno dejar referencia actualizada, ojalá con no más de 5 años. Esto te demuestra que el tema está en alta demanda y en constante actualización</w:t>
      </w:r>
    </w:p>
  </w:comment>
  <w:comment w:id="53" w:author="Medina Ortiz, David Alfredo" w:date="2024-11-11T18:06:00Z" w:initials="DM">
    <w:p w14:paraId="5B223BAB" w14:textId="77777777" w:rsidR="007F450A" w:rsidRPr="00A261AF" w:rsidRDefault="007F450A" w:rsidP="007F450A">
      <w:pPr>
        <w:pStyle w:val="Textocomentario"/>
        <w:jc w:val="left"/>
        <w:rPr>
          <w:lang w:val="es-CL"/>
        </w:rPr>
      </w:pPr>
      <w:r>
        <w:rPr>
          <w:rStyle w:val="Refdecomentario"/>
        </w:rPr>
        <w:annotationRef/>
      </w:r>
      <w:r>
        <w:rPr>
          <w:lang w:val="es-CL"/>
        </w:rPr>
        <w:t>Cuáles?</w:t>
      </w:r>
    </w:p>
  </w:comment>
  <w:comment w:id="54" w:author="Medina Ortiz, David Alfredo" w:date="2024-11-11T18:08:00Z" w:initials="DM">
    <w:p w14:paraId="31A6A791" w14:textId="77777777" w:rsidR="007F450A" w:rsidRPr="00A261AF" w:rsidRDefault="007F450A" w:rsidP="007F450A">
      <w:pPr>
        <w:pStyle w:val="Textocomentario"/>
        <w:jc w:val="left"/>
        <w:rPr>
          <w:lang w:val="es-CL"/>
        </w:rPr>
      </w:pPr>
      <w:r>
        <w:rPr>
          <w:rStyle w:val="Refdecomentario"/>
        </w:rPr>
        <w:annotationRef/>
      </w:r>
      <w:r>
        <w:rPr>
          <w:lang w:val="es-CL"/>
        </w:rPr>
        <w:t xml:space="preserve">Y en qué sentido la identificación de estos patrones es importante y te ayuda? Eso </w:t>
      </w:r>
      <w:proofErr w:type="spellStart"/>
      <w:r>
        <w:rPr>
          <w:lang w:val="es-CL"/>
        </w:rPr>
        <w:t>deberia</w:t>
      </w:r>
      <w:proofErr w:type="spellEnd"/>
      <w:r>
        <w:rPr>
          <w:lang w:val="es-CL"/>
        </w:rPr>
        <w:t xml:space="preserve"> estar en el </w:t>
      </w:r>
      <w:proofErr w:type="spellStart"/>
      <w:r>
        <w:rPr>
          <w:lang w:val="es-CL"/>
        </w:rPr>
        <w:t>paper</w:t>
      </w:r>
      <w:proofErr w:type="spellEnd"/>
      <w:r>
        <w:rPr>
          <w:lang w:val="es-CL"/>
        </w:rPr>
        <w:t xml:space="preserve"> ya que son las cosas que, en </w:t>
      </w:r>
      <w:proofErr w:type="spellStart"/>
      <w:r>
        <w:rPr>
          <w:lang w:val="es-CL"/>
        </w:rPr>
        <w:t>teoria</w:t>
      </w:r>
      <w:proofErr w:type="spellEnd"/>
      <w:r>
        <w:rPr>
          <w:lang w:val="es-CL"/>
        </w:rPr>
        <w:t>, tu modelo viene a facilitar</w:t>
      </w:r>
    </w:p>
  </w:comment>
  <w:comment w:id="55" w:author="Medina Ortiz, David Alfredo" w:date="2024-11-11T18:13:00Z" w:initials="DM">
    <w:p w14:paraId="69078F09" w14:textId="77777777" w:rsidR="0030547F" w:rsidRPr="00A261AF" w:rsidRDefault="0030547F" w:rsidP="0030547F">
      <w:pPr>
        <w:pStyle w:val="Textocomentario"/>
        <w:jc w:val="left"/>
        <w:rPr>
          <w:lang w:val="es-CL"/>
        </w:rPr>
      </w:pPr>
      <w:r>
        <w:rPr>
          <w:rStyle w:val="Refdecomentario"/>
        </w:rPr>
        <w:annotationRef/>
      </w:r>
      <w:r>
        <w:rPr>
          <w:lang w:val="es-CL"/>
        </w:rPr>
        <w:t xml:space="preserve">Este párrafo se entiende como una mezcla de los </w:t>
      </w:r>
      <w:proofErr w:type="spellStart"/>
      <w:r>
        <w:rPr>
          <w:lang w:val="es-CL"/>
        </w:rPr>
        <w:t>desafios</w:t>
      </w:r>
      <w:proofErr w:type="spellEnd"/>
      <w:r>
        <w:rPr>
          <w:lang w:val="es-CL"/>
        </w:rPr>
        <w:t xml:space="preserve">, que se deben inferir, en función de las estrategias actualmente disponibles para su desarrollo… </w:t>
      </w:r>
      <w:proofErr w:type="spellStart"/>
      <w:r>
        <w:rPr>
          <w:lang w:val="es-CL"/>
        </w:rPr>
        <w:t>Quizas</w:t>
      </w:r>
      <w:proofErr w:type="spellEnd"/>
      <w:r>
        <w:rPr>
          <w:lang w:val="es-CL"/>
        </w:rPr>
        <w:t xml:space="preserve">, partir con “estudiar </w:t>
      </w:r>
      <w:proofErr w:type="spellStart"/>
      <w:r>
        <w:rPr>
          <w:lang w:val="es-CL"/>
        </w:rPr>
        <w:t>Rri</w:t>
      </w:r>
      <w:proofErr w:type="spellEnd"/>
      <w:r>
        <w:rPr>
          <w:lang w:val="es-CL"/>
        </w:rPr>
        <w:t xml:space="preserve"> se ha hecho de XXX formas. Sin embargo, existen </w:t>
      </w:r>
      <w:proofErr w:type="spellStart"/>
      <w:r>
        <w:rPr>
          <w:lang w:val="es-CL"/>
        </w:rPr>
        <w:t>desafios</w:t>
      </w:r>
      <w:proofErr w:type="spellEnd"/>
      <w:r>
        <w:rPr>
          <w:lang w:val="es-CL"/>
        </w:rPr>
        <w:t xml:space="preserve"> como 1, 2, 3, y 4…”</w:t>
      </w:r>
    </w:p>
  </w:comment>
  <w:comment w:id="56" w:author="Medina Ortiz, David Alfredo" w:date="2024-11-11T18:14:00Z" w:initials="DM">
    <w:p w14:paraId="7C46933B" w14:textId="77777777" w:rsidR="0030547F" w:rsidRPr="00A261AF" w:rsidRDefault="0030547F" w:rsidP="0030547F">
      <w:pPr>
        <w:pStyle w:val="Textocomentario"/>
        <w:jc w:val="left"/>
        <w:rPr>
          <w:lang w:val="es-CL"/>
        </w:rPr>
      </w:pPr>
      <w:r>
        <w:rPr>
          <w:rStyle w:val="Refdecomentario"/>
        </w:rPr>
        <w:annotationRef/>
      </w:r>
      <w:r>
        <w:rPr>
          <w:lang w:val="es-CL"/>
        </w:rPr>
        <w:t>Agregar una o varias referencias, puesto que indirectamente estas nombrando estado de arte...</w:t>
      </w:r>
    </w:p>
  </w:comment>
  <w:comment w:id="57" w:author="Medina Ortiz, David Alfredo" w:date="2024-11-11T18:15:00Z" w:initials="DM">
    <w:p w14:paraId="20D662F7" w14:textId="77777777" w:rsidR="0030547F" w:rsidRPr="00A261AF" w:rsidRDefault="0030547F" w:rsidP="0030547F">
      <w:pPr>
        <w:pStyle w:val="Textocomentario"/>
        <w:jc w:val="left"/>
        <w:rPr>
          <w:lang w:val="es-CL"/>
        </w:rPr>
      </w:pPr>
      <w:r>
        <w:rPr>
          <w:rStyle w:val="Refdecomentario"/>
        </w:rPr>
        <w:annotationRef/>
      </w:r>
      <w:r>
        <w:rPr>
          <w:lang w:val="es-CL"/>
        </w:rPr>
        <w:t xml:space="preserve">Creo que la redacción de este párrafo en si </w:t>
      </w:r>
      <w:proofErr w:type="spellStart"/>
      <w:r>
        <w:rPr>
          <w:lang w:val="es-CL"/>
        </w:rPr>
        <w:t>esta</w:t>
      </w:r>
      <w:proofErr w:type="spellEnd"/>
      <w:r>
        <w:rPr>
          <w:lang w:val="es-CL"/>
        </w:rPr>
        <w:t xml:space="preserve"> un poco enredada de seguir. </w:t>
      </w:r>
      <w:proofErr w:type="spellStart"/>
      <w:r>
        <w:rPr>
          <w:lang w:val="es-CL"/>
        </w:rPr>
        <w:t>Quizas</w:t>
      </w:r>
      <w:proofErr w:type="spellEnd"/>
      <w:r>
        <w:rPr>
          <w:lang w:val="es-CL"/>
        </w:rPr>
        <w:t xml:space="preserve">, </w:t>
      </w:r>
      <w:proofErr w:type="spellStart"/>
      <w:r>
        <w:rPr>
          <w:lang w:val="es-CL"/>
        </w:rPr>
        <w:t>haria</w:t>
      </w:r>
      <w:proofErr w:type="spellEnd"/>
      <w:r>
        <w:rPr>
          <w:lang w:val="es-CL"/>
        </w:rPr>
        <w:t xml:space="preserve"> sentencias más cortas y precisas...</w:t>
      </w:r>
    </w:p>
  </w:comment>
  <w:comment w:id="58" w:author="Medina Ortiz, David Alfredo" w:date="2024-11-11T18:20:00Z" w:initials="DM">
    <w:p w14:paraId="0C3C5EAA" w14:textId="77777777" w:rsidR="00055410" w:rsidRDefault="00055410" w:rsidP="00055410">
      <w:pPr>
        <w:pStyle w:val="Textocomentario"/>
        <w:jc w:val="left"/>
      </w:pPr>
      <w:r>
        <w:rPr>
          <w:rStyle w:val="Refdecomentario"/>
        </w:rPr>
        <w:annotationRef/>
      </w:r>
      <w:r>
        <w:rPr>
          <w:lang w:val="es-CL"/>
        </w:rPr>
        <w:t xml:space="preserve">Si tu principal resultado es el modelo, debes mostrar estado de arte sobre el modelo o las estrategias implementadas, indicando falencias, </w:t>
      </w:r>
      <w:proofErr w:type="spellStart"/>
      <w:r>
        <w:rPr>
          <w:lang w:val="es-CL"/>
        </w:rPr>
        <w:t>etc</w:t>
      </w:r>
      <w:proofErr w:type="spellEnd"/>
      <w:r>
        <w:rPr>
          <w:lang w:val="es-CL"/>
        </w:rPr>
        <w:t>… En resumen, un estado de arte detallado falta a mi parecer</w:t>
      </w:r>
    </w:p>
  </w:comment>
  <w:comment w:id="62" w:author="Medina Ortiz, David Alfredo" w:date="2024-11-11T18:38:00Z" w:initials="DM">
    <w:p w14:paraId="7FBAD033" w14:textId="77777777" w:rsidR="004212BE" w:rsidRDefault="004212BE" w:rsidP="004212BE">
      <w:pPr>
        <w:pStyle w:val="Textocomentario"/>
        <w:jc w:val="left"/>
      </w:pPr>
      <w:r>
        <w:rPr>
          <w:rStyle w:val="Refdecomentario"/>
        </w:rPr>
        <w:annotationRef/>
      </w:r>
      <w:r>
        <w:rPr>
          <w:lang w:val="es-CL"/>
        </w:rPr>
        <w:t xml:space="preserve">Esta parte la veo bien oscura… Yo creo que hay que reescribir la </w:t>
      </w:r>
      <w:proofErr w:type="spellStart"/>
      <w:r>
        <w:rPr>
          <w:lang w:val="es-CL"/>
        </w:rPr>
        <w:t>intro</w:t>
      </w:r>
      <w:proofErr w:type="spellEnd"/>
      <w:r>
        <w:rPr>
          <w:lang w:val="es-CL"/>
        </w:rPr>
        <w:t xml:space="preserve"> para poder brindar un mensaje más claro de lo que se quiere nombrar… </w:t>
      </w:r>
    </w:p>
  </w:comment>
  <w:comment w:id="63" w:author="Medina Ortiz, David Alfredo" w:date="2024-11-11T18:45:00Z" w:initials="DM">
    <w:p w14:paraId="182FE9B0" w14:textId="77777777" w:rsidR="007327F3" w:rsidRPr="00A261AF" w:rsidRDefault="007327F3" w:rsidP="007327F3">
      <w:pPr>
        <w:pStyle w:val="Textocomentario"/>
        <w:jc w:val="left"/>
        <w:rPr>
          <w:lang w:val="es-CL"/>
        </w:rPr>
      </w:pPr>
      <w:r>
        <w:rPr>
          <w:rStyle w:val="Refdecomentario"/>
        </w:rPr>
        <w:annotationRef/>
      </w:r>
      <w:r>
        <w:rPr>
          <w:lang w:val="es-CL"/>
        </w:rPr>
        <w:t>Definitivamente, esto necesita un estado de arte fuerte...</w:t>
      </w:r>
    </w:p>
  </w:comment>
  <w:comment w:id="64" w:author="Medina Ortiz, David Alfredo" w:date="2024-11-11T18:46:00Z" w:initials="DM">
    <w:p w14:paraId="1345DA84" w14:textId="77777777" w:rsidR="007327F3" w:rsidRPr="00A261AF" w:rsidRDefault="007327F3" w:rsidP="007327F3">
      <w:pPr>
        <w:pStyle w:val="Textocomentario"/>
        <w:jc w:val="left"/>
        <w:rPr>
          <w:lang w:val="es-CL"/>
        </w:rPr>
      </w:pPr>
      <w:r>
        <w:rPr>
          <w:rStyle w:val="Refdecomentario"/>
        </w:rPr>
        <w:annotationRef/>
      </w:r>
      <w:r>
        <w:rPr>
          <w:lang w:val="es-CL"/>
        </w:rPr>
        <w:t>Sugerencia… hay que tener mucho cuidado con este tipo de frases, por ejemplo por qué es complejo?</w:t>
      </w:r>
    </w:p>
  </w:comment>
  <w:comment w:id="65" w:author="Medina Ortiz, David Alfredo" w:date="2024-11-11T18:48:00Z" w:initials="DM">
    <w:p w14:paraId="37D62B49" w14:textId="77777777" w:rsidR="007327F3" w:rsidRPr="00A261AF" w:rsidRDefault="007327F3" w:rsidP="007327F3">
      <w:pPr>
        <w:pStyle w:val="Textocomentario"/>
        <w:jc w:val="left"/>
        <w:rPr>
          <w:lang w:val="es-CL"/>
        </w:rPr>
      </w:pPr>
      <w:r>
        <w:rPr>
          <w:rStyle w:val="Refdecomentario"/>
        </w:rPr>
        <w:annotationRef/>
      </w:r>
      <w:r>
        <w:rPr>
          <w:lang w:val="es-CL"/>
        </w:rPr>
        <w:t>Este último párrafo hay que mejorarlo. En especial porque brinda un mensaje un tanto simplista que no refleja el arduo trabajo realizado...</w:t>
      </w:r>
    </w:p>
  </w:comment>
  <w:comment w:id="67" w:author="Medina Ortiz, David Alfredo" w:date="2024-11-14T11:20:00Z" w:initials="DM">
    <w:p w14:paraId="69478C86" w14:textId="77777777" w:rsidR="00D0664A" w:rsidRPr="00A261AF" w:rsidRDefault="00D0664A" w:rsidP="00D0664A">
      <w:pPr>
        <w:pStyle w:val="Textocomentario"/>
        <w:jc w:val="left"/>
        <w:rPr>
          <w:lang w:val="es-CL"/>
        </w:rPr>
      </w:pPr>
      <w:r>
        <w:rPr>
          <w:rStyle w:val="Refdecomentario"/>
        </w:rPr>
        <w:annotationRef/>
      </w:r>
      <w:r>
        <w:rPr>
          <w:lang w:val="es-CL"/>
        </w:rPr>
        <w:t>En mi opinión, es completamente necesario mostrar curvas para entender el problema… si no, simplemente queda muy al aire</w:t>
      </w:r>
    </w:p>
  </w:comment>
  <w:comment w:id="69" w:author="Medina Ortiz, David Alfredo" w:date="2024-11-14T11:25:00Z" w:initials="DM">
    <w:p w14:paraId="1CE75B1C" w14:textId="77777777" w:rsidR="00D0664A" w:rsidRPr="00A261AF" w:rsidRDefault="00D0664A" w:rsidP="00D0664A">
      <w:pPr>
        <w:pStyle w:val="Textocomentario"/>
        <w:jc w:val="left"/>
        <w:rPr>
          <w:lang w:val="es-CL"/>
        </w:rPr>
      </w:pPr>
      <w:r>
        <w:rPr>
          <w:rStyle w:val="Refdecomentario"/>
        </w:rPr>
        <w:annotationRef/>
      </w:r>
      <w:r>
        <w:rPr>
          <w:lang w:val="es-CL"/>
        </w:rPr>
        <w:t xml:space="preserve">En una revisión más en papel hare correcciones al modelo. En esta etapa estoy revisando el </w:t>
      </w:r>
      <w:proofErr w:type="spellStart"/>
      <w:r>
        <w:rPr>
          <w:lang w:val="es-CL"/>
        </w:rPr>
        <w:t>paper</w:t>
      </w:r>
      <w:proofErr w:type="spellEnd"/>
      <w:r>
        <w:rPr>
          <w:lang w:val="es-CL"/>
        </w:rPr>
        <w:t>.</w:t>
      </w:r>
    </w:p>
  </w:comment>
  <w:comment w:id="70" w:author="Medina Ortiz, David Alfredo" w:date="2024-11-11T18:49:00Z" w:initials="DM">
    <w:p w14:paraId="3871EF5A" w14:textId="30624FFF" w:rsidR="007327F3" w:rsidRPr="00A261AF" w:rsidRDefault="007327F3" w:rsidP="007327F3">
      <w:pPr>
        <w:pStyle w:val="Textocomentario"/>
        <w:jc w:val="left"/>
        <w:rPr>
          <w:lang w:val="es-CL"/>
        </w:rPr>
      </w:pPr>
      <w:r>
        <w:rPr>
          <w:rStyle w:val="Refdecomentario"/>
        </w:rPr>
        <w:annotationRef/>
      </w:r>
      <w:r>
        <w:rPr>
          <w:lang w:val="es-CL"/>
        </w:rPr>
        <w:t xml:space="preserve">Esto es resultado… ya que lo mencionas en la introducción y en el </w:t>
      </w:r>
      <w:proofErr w:type="spellStart"/>
      <w:r>
        <w:rPr>
          <w:lang w:val="es-CL"/>
        </w:rPr>
        <w:t>abstract</w:t>
      </w:r>
      <w:proofErr w:type="spellEnd"/>
      <w:r>
        <w:rPr>
          <w:lang w:val="es-CL"/>
        </w:rPr>
        <w:t xml:space="preserve">… </w:t>
      </w:r>
    </w:p>
  </w:comment>
  <w:comment w:id="72" w:author="Medina Ortiz, David Alfredo" w:date="2024-11-14T11:25:00Z" w:initials="DM">
    <w:p w14:paraId="0898F237" w14:textId="77777777" w:rsidR="00D0664A" w:rsidRPr="00A261AF" w:rsidRDefault="00D0664A" w:rsidP="00D0664A">
      <w:pPr>
        <w:pStyle w:val="Textocomentario"/>
        <w:jc w:val="left"/>
        <w:rPr>
          <w:lang w:val="es-CL"/>
        </w:rPr>
      </w:pPr>
      <w:r>
        <w:rPr>
          <w:rStyle w:val="Refdecomentario"/>
        </w:rPr>
        <w:annotationRef/>
      </w:r>
      <w:r>
        <w:rPr>
          <w:lang w:val="es-CL"/>
        </w:rPr>
        <w:t xml:space="preserve">Los </w:t>
      </w:r>
      <w:proofErr w:type="spellStart"/>
      <w:r>
        <w:rPr>
          <w:lang w:val="es-CL"/>
        </w:rPr>
        <w:t>parametros</w:t>
      </w:r>
      <w:proofErr w:type="spellEnd"/>
      <w:r>
        <w:rPr>
          <w:lang w:val="es-CL"/>
        </w:rPr>
        <w:t xml:space="preserve"> mencionados, tienen dimensiones o son adimensionales?</w:t>
      </w:r>
    </w:p>
  </w:comment>
  <w:comment w:id="73" w:author="Medina Ortiz, David Alfredo" w:date="2024-11-11T19:00:00Z" w:initials="DM">
    <w:p w14:paraId="3C334747" w14:textId="7D62BB9F" w:rsidR="00462758" w:rsidRPr="00A261AF" w:rsidRDefault="00462758" w:rsidP="00462758">
      <w:pPr>
        <w:pStyle w:val="Textocomentario"/>
        <w:jc w:val="left"/>
        <w:rPr>
          <w:lang w:val="es-CL"/>
        </w:rPr>
      </w:pPr>
      <w:r>
        <w:rPr>
          <w:rStyle w:val="Refdecomentario"/>
        </w:rPr>
        <w:annotationRef/>
      </w:r>
      <w:r>
        <w:rPr>
          <w:lang w:val="es-CL"/>
        </w:rPr>
        <w:t xml:space="preserve">Creo que </w:t>
      </w:r>
      <w:proofErr w:type="spellStart"/>
      <w:r>
        <w:rPr>
          <w:lang w:val="es-CL"/>
        </w:rPr>
        <w:t>seria</w:t>
      </w:r>
      <w:proofErr w:type="spellEnd"/>
      <w:r>
        <w:rPr>
          <w:lang w:val="es-CL"/>
        </w:rPr>
        <w:t xml:space="preserve"> bueno mostrar curvas ejemplo de estas dinámicas… Esto </w:t>
      </w:r>
      <w:proofErr w:type="spellStart"/>
      <w:r>
        <w:rPr>
          <w:lang w:val="es-CL"/>
        </w:rPr>
        <w:t>podria</w:t>
      </w:r>
      <w:proofErr w:type="spellEnd"/>
      <w:r>
        <w:rPr>
          <w:lang w:val="es-CL"/>
        </w:rPr>
        <w:t xml:space="preserve"> ser tomando los datos raw quizás? </w:t>
      </w:r>
      <w:proofErr w:type="spellStart"/>
      <w:r>
        <w:rPr>
          <w:lang w:val="es-CL"/>
        </w:rPr>
        <w:t>Seria</w:t>
      </w:r>
      <w:proofErr w:type="spellEnd"/>
      <w:r>
        <w:rPr>
          <w:lang w:val="es-CL"/>
        </w:rPr>
        <w:t xml:space="preserve"> interesante visualizarlas antes de modelar, con el fin de poder entender qué es lo que quieres modelar y a su vez, qué es lo que quieres predecir</w:t>
      </w:r>
    </w:p>
  </w:comment>
  <w:comment w:id="74" w:author="Medina Ortiz, David Alfredo" w:date="2024-11-11T18:58:00Z" w:initials="DM">
    <w:p w14:paraId="679BBB47" w14:textId="45620F09" w:rsidR="004A2F42" w:rsidRPr="00A261AF" w:rsidRDefault="004A2F42" w:rsidP="004A2F42">
      <w:pPr>
        <w:pStyle w:val="Textocomentario"/>
        <w:jc w:val="left"/>
        <w:rPr>
          <w:lang w:val="es-CL"/>
        </w:rPr>
      </w:pPr>
      <w:r>
        <w:rPr>
          <w:rStyle w:val="Refdecomentario"/>
        </w:rPr>
        <w:annotationRef/>
      </w:r>
      <w:r>
        <w:rPr>
          <w:lang w:val="es-CL"/>
        </w:rPr>
        <w:t xml:space="preserve">Cuál es la motivación de la inclusión de las dos funciones </w:t>
      </w:r>
      <w:proofErr w:type="spellStart"/>
      <w:r>
        <w:rPr>
          <w:lang w:val="es-CL"/>
        </w:rPr>
        <w:t>logisticas</w:t>
      </w:r>
      <w:proofErr w:type="spellEnd"/>
      <w:r>
        <w:rPr>
          <w:lang w:val="es-CL"/>
        </w:rPr>
        <w:t>?</w:t>
      </w:r>
    </w:p>
  </w:comment>
  <w:comment w:id="75" w:author="Medina Ortiz, David Alfredo" w:date="2024-11-11T18:59:00Z" w:initials="DM">
    <w:p w14:paraId="2B2B2547" w14:textId="77777777" w:rsidR="004A2F42" w:rsidRPr="00A261AF" w:rsidRDefault="004A2F42" w:rsidP="004A2F42">
      <w:pPr>
        <w:pStyle w:val="Textocomentario"/>
        <w:jc w:val="left"/>
        <w:rPr>
          <w:lang w:val="es-CL"/>
        </w:rPr>
      </w:pPr>
      <w:r>
        <w:rPr>
          <w:rStyle w:val="Refdecomentario"/>
        </w:rPr>
        <w:annotationRef/>
      </w:r>
      <w:r>
        <w:rPr>
          <w:lang w:val="es-CL"/>
        </w:rPr>
        <w:t>Existen varias alternativas. La justificación de la función debe quedar clarísima… si no, queda en el aire y literalmente, como está la situación ahora te dirá un revisor “lo hizo GPT”</w:t>
      </w:r>
    </w:p>
  </w:comment>
  <w:comment w:id="76" w:author="Medina Ortiz, David Alfredo" w:date="2024-11-14T11:35:00Z" w:initials="DM">
    <w:p w14:paraId="3994B836" w14:textId="77777777" w:rsidR="00F86786" w:rsidRPr="00A261AF" w:rsidRDefault="00F86786" w:rsidP="00F86786">
      <w:pPr>
        <w:pStyle w:val="Textocomentario"/>
        <w:jc w:val="left"/>
        <w:rPr>
          <w:lang w:val="es-CL"/>
        </w:rPr>
      </w:pPr>
      <w:r>
        <w:rPr>
          <w:rStyle w:val="Refdecomentario"/>
        </w:rPr>
        <w:annotationRef/>
      </w:r>
      <w:r>
        <w:rPr>
          <w:lang w:val="es-CL"/>
        </w:rPr>
        <w:t xml:space="preserve">Esto es discusión, no </w:t>
      </w:r>
      <w:proofErr w:type="spellStart"/>
      <w:r>
        <w:rPr>
          <w:lang w:val="es-CL"/>
        </w:rPr>
        <w:t>metodologia</w:t>
      </w:r>
      <w:proofErr w:type="spellEnd"/>
    </w:p>
  </w:comment>
  <w:comment w:id="78" w:author="Medina Ortiz, David Alfredo" w:date="2024-11-14T11:40:00Z" w:initials="DM">
    <w:p w14:paraId="75693277" w14:textId="77777777" w:rsidR="008430E8" w:rsidRPr="00A261AF" w:rsidRDefault="008430E8" w:rsidP="008430E8">
      <w:pPr>
        <w:pStyle w:val="Textocomentario"/>
        <w:jc w:val="left"/>
        <w:rPr>
          <w:lang w:val="es-CL"/>
        </w:rPr>
      </w:pPr>
      <w:r>
        <w:rPr>
          <w:rStyle w:val="Refdecomentario"/>
        </w:rPr>
        <w:annotationRef/>
      </w:r>
      <w:r>
        <w:rPr>
          <w:lang w:val="es-CL"/>
        </w:rPr>
        <w:t xml:space="preserve">Esta parte no queda clara, el análisis de monte </w:t>
      </w:r>
      <w:proofErr w:type="spellStart"/>
      <w:r>
        <w:rPr>
          <w:lang w:val="es-CL"/>
        </w:rPr>
        <w:t>carlo</w:t>
      </w:r>
      <w:proofErr w:type="spellEnd"/>
      <w:r>
        <w:rPr>
          <w:lang w:val="es-CL"/>
        </w:rPr>
        <w:t xml:space="preserve"> y las perturbaciones, me parecen más un ajuste de parámetros que una </w:t>
      </w:r>
      <w:proofErr w:type="spellStart"/>
      <w:r>
        <w:rPr>
          <w:lang w:val="es-CL"/>
        </w:rPr>
        <w:t>sensiblidad</w:t>
      </w:r>
      <w:proofErr w:type="spellEnd"/>
      <w:r>
        <w:rPr>
          <w:lang w:val="es-CL"/>
        </w:rPr>
        <w:t xml:space="preserve">. Según tengo entendido, en sensibilidad, lo que buscas es identificar cuáles son los </w:t>
      </w:r>
      <w:proofErr w:type="spellStart"/>
      <w:r>
        <w:rPr>
          <w:lang w:val="es-CL"/>
        </w:rPr>
        <w:t>parametros</w:t>
      </w:r>
      <w:proofErr w:type="spellEnd"/>
      <w:r>
        <w:rPr>
          <w:lang w:val="es-CL"/>
        </w:rPr>
        <w:t xml:space="preserve"> que más afectan de manera directa a la predicción en sí, </w:t>
      </w:r>
      <w:proofErr w:type="spellStart"/>
      <w:r>
        <w:rPr>
          <w:lang w:val="es-CL"/>
        </w:rPr>
        <w:t>asi</w:t>
      </w:r>
      <w:proofErr w:type="spellEnd"/>
      <w:r>
        <w:rPr>
          <w:lang w:val="es-CL"/>
        </w:rPr>
        <w:t xml:space="preserve"> como también como varia el efecto de los </w:t>
      </w:r>
      <w:proofErr w:type="spellStart"/>
      <w:r>
        <w:rPr>
          <w:lang w:val="es-CL"/>
        </w:rPr>
        <w:t>parametros</w:t>
      </w:r>
      <w:proofErr w:type="spellEnd"/>
      <w:r>
        <w:rPr>
          <w:lang w:val="es-CL"/>
        </w:rPr>
        <w:t xml:space="preserve"> en la respuesta, por </w:t>
      </w:r>
      <w:proofErr w:type="spellStart"/>
      <w:r>
        <w:rPr>
          <w:lang w:val="es-CL"/>
        </w:rPr>
        <w:t>ejmplo</w:t>
      </w:r>
      <w:proofErr w:type="spellEnd"/>
      <w:r>
        <w:rPr>
          <w:lang w:val="es-CL"/>
        </w:rPr>
        <w:t xml:space="preserve">, qué pasa si alguno de los parámetros se </w:t>
      </w:r>
      <w:proofErr w:type="spellStart"/>
      <w:r>
        <w:rPr>
          <w:lang w:val="es-CL"/>
        </w:rPr>
        <w:t>mantie</w:t>
      </w:r>
      <w:proofErr w:type="spellEnd"/>
      <w:r>
        <w:rPr>
          <w:lang w:val="es-CL"/>
        </w:rPr>
        <w:t xml:space="preserve"> y el resto baja en un x%... Normalmente se expresan con curvas de </w:t>
      </w:r>
      <w:proofErr w:type="spellStart"/>
      <w:r>
        <w:rPr>
          <w:lang w:val="es-CL"/>
        </w:rPr>
        <w:t>volcan</w:t>
      </w:r>
      <w:proofErr w:type="spellEnd"/>
      <w:r>
        <w:rPr>
          <w:lang w:val="es-CL"/>
        </w:rPr>
        <w:t xml:space="preserve">, o similares. La idea me parece interesante. Pero, creo que </w:t>
      </w:r>
      <w:proofErr w:type="spellStart"/>
      <w:r>
        <w:rPr>
          <w:lang w:val="es-CL"/>
        </w:rPr>
        <w:t>habria</w:t>
      </w:r>
      <w:proofErr w:type="spellEnd"/>
      <w:r>
        <w:rPr>
          <w:lang w:val="es-CL"/>
        </w:rPr>
        <w:t xml:space="preserve"> que darle un mejor enfoque</w:t>
      </w:r>
    </w:p>
  </w:comment>
  <w:comment w:id="79" w:author="Medina Ortiz, David Alfredo" w:date="2024-11-14T11:35:00Z" w:initials="DM">
    <w:p w14:paraId="634FF68E" w14:textId="02A3FC05" w:rsidR="00F86786" w:rsidRPr="00A261AF" w:rsidRDefault="00F86786" w:rsidP="00F86786">
      <w:pPr>
        <w:pStyle w:val="Textocomentario"/>
        <w:jc w:val="left"/>
        <w:rPr>
          <w:lang w:val="es-CL"/>
        </w:rPr>
      </w:pPr>
      <w:r>
        <w:rPr>
          <w:rStyle w:val="Refdecomentario"/>
        </w:rPr>
        <w:annotationRef/>
      </w:r>
      <w:r>
        <w:rPr>
          <w:lang w:val="es-CL"/>
        </w:rPr>
        <w:t>Agregar referencia</w:t>
      </w:r>
    </w:p>
  </w:comment>
  <w:comment w:id="80" w:author="Medina Ortiz, David Alfredo" w:date="2024-11-14T11:36:00Z" w:initials="DM">
    <w:p w14:paraId="603D7E1A" w14:textId="77777777" w:rsidR="00F86786" w:rsidRPr="00A261AF" w:rsidRDefault="00F86786" w:rsidP="00F86786">
      <w:pPr>
        <w:pStyle w:val="Textocomentario"/>
        <w:jc w:val="left"/>
        <w:rPr>
          <w:lang w:val="es-CL"/>
        </w:rPr>
      </w:pPr>
      <w:r>
        <w:rPr>
          <w:rStyle w:val="Refdecomentario"/>
        </w:rPr>
        <w:annotationRef/>
      </w:r>
      <w:r>
        <w:rPr>
          <w:lang w:val="es-CL"/>
        </w:rPr>
        <w:t>referencia</w:t>
      </w:r>
    </w:p>
  </w:comment>
  <w:comment w:id="82" w:author="Medina Ortiz, David Alfredo" w:date="2024-11-19T17:38:00Z" w:initials="DM">
    <w:p w14:paraId="5A226C39" w14:textId="77777777" w:rsidR="001737B9" w:rsidRPr="00A261AF" w:rsidRDefault="001737B9" w:rsidP="001737B9">
      <w:pPr>
        <w:pStyle w:val="Textocomentario"/>
        <w:jc w:val="left"/>
        <w:rPr>
          <w:lang w:val="es-CL"/>
        </w:rPr>
      </w:pPr>
      <w:r>
        <w:rPr>
          <w:rStyle w:val="Refdecomentario"/>
        </w:rPr>
        <w:annotationRef/>
      </w:r>
      <w:proofErr w:type="spellStart"/>
      <w:r>
        <w:rPr>
          <w:lang w:val="es-CL"/>
        </w:rPr>
        <w:t>Seria</w:t>
      </w:r>
      <w:proofErr w:type="spellEnd"/>
      <w:r>
        <w:rPr>
          <w:lang w:val="es-CL"/>
        </w:rPr>
        <w:t xml:space="preserve"> mejor en orden lógico explicar lo que se obtiene y lo que es y luego detallar como se hace</w:t>
      </w:r>
    </w:p>
  </w:comment>
  <w:comment w:id="83" w:author="Medina Ortiz, David Alfredo" w:date="2024-11-19T17:40:00Z" w:initials="DM">
    <w:p w14:paraId="06937697" w14:textId="77777777" w:rsidR="001737B9" w:rsidRPr="00A261AF" w:rsidRDefault="001737B9" w:rsidP="001737B9">
      <w:pPr>
        <w:pStyle w:val="Textocomentario"/>
        <w:jc w:val="left"/>
        <w:rPr>
          <w:lang w:val="es-CL"/>
        </w:rPr>
      </w:pPr>
      <w:r>
        <w:rPr>
          <w:rStyle w:val="Refdecomentario"/>
        </w:rPr>
        <w:annotationRef/>
      </w:r>
      <w:r>
        <w:rPr>
          <w:lang w:val="es-CL"/>
        </w:rPr>
        <w:t>Definir o declarar la relevancia de este párrafo, la verdad me cuesta un poco seguir la lectura y comprensión en si de esta sección</w:t>
      </w:r>
    </w:p>
  </w:comment>
  <w:comment w:id="84" w:author="Medina Ortiz, David Alfredo" w:date="2024-11-19T17:41:00Z" w:initials="DM">
    <w:p w14:paraId="2B9AD103" w14:textId="77777777" w:rsidR="001737B9" w:rsidRPr="00A261AF" w:rsidRDefault="001737B9" w:rsidP="001737B9">
      <w:pPr>
        <w:pStyle w:val="Textocomentario"/>
        <w:jc w:val="left"/>
        <w:rPr>
          <w:lang w:val="es-CL"/>
        </w:rPr>
      </w:pPr>
      <w:r>
        <w:rPr>
          <w:rStyle w:val="Refdecomentario"/>
        </w:rPr>
        <w:annotationRef/>
      </w:r>
      <w:r>
        <w:rPr>
          <w:lang w:val="es-CL"/>
        </w:rPr>
        <w:t xml:space="preserve">Pero esta tabla no es un resultado? Si supuestamente es algo que se obtiene del </w:t>
      </w:r>
      <w:proofErr w:type="spellStart"/>
      <w:r>
        <w:rPr>
          <w:lang w:val="es-CL"/>
        </w:rPr>
        <w:t>calculo</w:t>
      </w:r>
      <w:proofErr w:type="spellEnd"/>
      <w:r>
        <w:rPr>
          <w:lang w:val="es-CL"/>
        </w:rPr>
        <w:t xml:space="preserve"> o no? No queda claro esto...</w:t>
      </w:r>
    </w:p>
  </w:comment>
  <w:comment w:id="86" w:author="Medina Ortiz, David Alfredo" w:date="2024-11-19T17:46:00Z" w:initials="DM">
    <w:p w14:paraId="51CEA3F7" w14:textId="77777777" w:rsidR="003A0546" w:rsidRDefault="003A0546" w:rsidP="003A0546">
      <w:pPr>
        <w:pStyle w:val="Textocomentario"/>
        <w:jc w:val="left"/>
      </w:pPr>
      <w:r>
        <w:rPr>
          <w:rStyle w:val="Refdecomentario"/>
        </w:rPr>
        <w:annotationRef/>
      </w:r>
      <w:r>
        <w:rPr>
          <w:lang w:val="es-CL"/>
        </w:rPr>
        <w:t xml:space="preserve">Reducir el </w:t>
      </w:r>
      <w:proofErr w:type="spellStart"/>
      <w:r>
        <w:rPr>
          <w:lang w:val="es-CL"/>
        </w:rPr>
        <w:t>caption</w:t>
      </w:r>
      <w:proofErr w:type="spellEnd"/>
      <w:r>
        <w:rPr>
          <w:lang w:val="es-CL"/>
        </w:rPr>
        <w:t xml:space="preserve"> de la tabla… Usualmente, los </w:t>
      </w:r>
      <w:proofErr w:type="spellStart"/>
      <w:r>
        <w:rPr>
          <w:lang w:val="es-CL"/>
        </w:rPr>
        <w:t>caption</w:t>
      </w:r>
      <w:proofErr w:type="spellEnd"/>
      <w:r>
        <w:rPr>
          <w:lang w:val="es-CL"/>
        </w:rPr>
        <w:t xml:space="preserve"> de las tablas son simples y directos, y los </w:t>
      </w:r>
      <w:proofErr w:type="spellStart"/>
      <w:r>
        <w:rPr>
          <w:lang w:val="es-CL"/>
        </w:rPr>
        <w:t>caption</w:t>
      </w:r>
      <w:proofErr w:type="spellEnd"/>
      <w:r>
        <w:rPr>
          <w:lang w:val="es-CL"/>
        </w:rPr>
        <w:t xml:space="preserve"> de las figuras son más detallados</w:t>
      </w:r>
    </w:p>
  </w:comment>
  <w:comment w:id="92" w:author="Medina Ortiz, David Alfredo" w:date="2024-11-14T11:43:00Z" w:initials="DM">
    <w:p w14:paraId="71C32162" w14:textId="5D9E5D22" w:rsidR="008430E8" w:rsidRPr="00A261AF" w:rsidRDefault="008430E8" w:rsidP="008430E8">
      <w:pPr>
        <w:pStyle w:val="Textocomentario"/>
        <w:jc w:val="left"/>
        <w:rPr>
          <w:lang w:val="es-CL"/>
        </w:rPr>
      </w:pPr>
      <w:r>
        <w:rPr>
          <w:rStyle w:val="Refdecomentario"/>
        </w:rPr>
        <w:annotationRef/>
      </w:r>
      <w:r>
        <w:rPr>
          <w:lang w:val="es-CL"/>
        </w:rPr>
        <w:t>Esto ya fue mencionado...</w:t>
      </w:r>
    </w:p>
  </w:comment>
  <w:comment w:id="93" w:author="Medina Ortiz, David Alfredo" w:date="2024-11-14T11:45:00Z" w:initials="DM">
    <w:p w14:paraId="570B3DCD" w14:textId="77777777" w:rsidR="008430E8" w:rsidRPr="00A261AF" w:rsidRDefault="008430E8" w:rsidP="008430E8">
      <w:pPr>
        <w:pStyle w:val="Textocomentario"/>
        <w:jc w:val="left"/>
        <w:rPr>
          <w:lang w:val="es-CL"/>
        </w:rPr>
      </w:pPr>
      <w:r>
        <w:rPr>
          <w:rStyle w:val="Refdecomentario"/>
        </w:rPr>
        <w:annotationRef/>
      </w:r>
      <w:r>
        <w:rPr>
          <w:lang w:val="es-CL"/>
        </w:rPr>
        <w:t>Estos son discusiones...</w:t>
      </w:r>
    </w:p>
  </w:comment>
  <w:comment w:id="95" w:author="Medina Ortiz, David Alfredo" w:date="2024-11-14T11:45:00Z" w:initials="DM">
    <w:p w14:paraId="78E3EA6B" w14:textId="77777777" w:rsidR="008430E8" w:rsidRPr="00A261AF" w:rsidRDefault="008430E8" w:rsidP="008430E8">
      <w:pPr>
        <w:pStyle w:val="Textocomentario"/>
        <w:jc w:val="left"/>
        <w:rPr>
          <w:lang w:val="es-CL"/>
        </w:rPr>
      </w:pPr>
      <w:r>
        <w:rPr>
          <w:rStyle w:val="Refdecomentario"/>
        </w:rPr>
        <w:annotationRef/>
      </w:r>
      <w:r>
        <w:rPr>
          <w:lang w:val="es-CL"/>
        </w:rPr>
        <w:t xml:space="preserve">Esto es resultado… no es </w:t>
      </w:r>
      <w:proofErr w:type="spellStart"/>
      <w:r>
        <w:rPr>
          <w:lang w:val="es-CL"/>
        </w:rPr>
        <w:t>metodologia</w:t>
      </w:r>
      <w:proofErr w:type="spellEnd"/>
      <w:r>
        <w:rPr>
          <w:lang w:val="es-CL"/>
        </w:rPr>
        <w:t xml:space="preserve">… </w:t>
      </w:r>
    </w:p>
  </w:comment>
  <w:comment w:id="96" w:author="Medina Ortiz, David Alfredo" w:date="2024-11-14T11:46:00Z" w:initials="DM">
    <w:p w14:paraId="74F084B3" w14:textId="77777777" w:rsidR="008430E8" w:rsidRPr="00A261AF" w:rsidRDefault="008430E8" w:rsidP="008430E8">
      <w:pPr>
        <w:pStyle w:val="Textocomentario"/>
        <w:jc w:val="left"/>
        <w:rPr>
          <w:lang w:val="es-CL"/>
        </w:rPr>
      </w:pPr>
      <w:r>
        <w:rPr>
          <w:rStyle w:val="Refdecomentario"/>
        </w:rPr>
        <w:annotationRef/>
      </w:r>
      <w:r>
        <w:rPr>
          <w:lang w:val="es-CL"/>
        </w:rPr>
        <w:t xml:space="preserve">Es muy diferente evaluar el rendimiento del modelo a hablar de su usabilidad, en la primera, tu efectivamente debes describir en la </w:t>
      </w:r>
      <w:proofErr w:type="spellStart"/>
      <w:r>
        <w:rPr>
          <w:lang w:val="es-CL"/>
        </w:rPr>
        <w:t>metodologia</w:t>
      </w:r>
      <w:proofErr w:type="spellEnd"/>
      <w:r>
        <w:rPr>
          <w:lang w:val="es-CL"/>
        </w:rPr>
        <w:t xml:space="preserve"> lo que hiciste para evaluar el desempeño, mientras que en la segunda, lo </w:t>
      </w:r>
      <w:proofErr w:type="spellStart"/>
      <w:r>
        <w:rPr>
          <w:lang w:val="es-CL"/>
        </w:rPr>
        <w:t>miestras</w:t>
      </w:r>
      <w:proofErr w:type="spellEnd"/>
      <w:r>
        <w:rPr>
          <w:lang w:val="es-CL"/>
        </w:rPr>
        <w:t xml:space="preserve"> como un caso de aplicación en la sección de resultados</w:t>
      </w:r>
    </w:p>
  </w:comment>
  <w:comment w:id="97" w:author="Medina Ortiz, David Alfredo" w:date="2024-11-14T11:48:00Z" w:initials="DM">
    <w:p w14:paraId="18B9664C" w14:textId="77777777" w:rsidR="008430E8" w:rsidRPr="00A261AF" w:rsidRDefault="008430E8" w:rsidP="008430E8">
      <w:pPr>
        <w:pStyle w:val="Textocomentario"/>
        <w:jc w:val="left"/>
        <w:rPr>
          <w:lang w:val="es-CL"/>
        </w:rPr>
      </w:pPr>
      <w:r>
        <w:rPr>
          <w:rStyle w:val="Refdecomentario"/>
        </w:rPr>
        <w:annotationRef/>
      </w:r>
      <w:r>
        <w:rPr>
          <w:lang w:val="es-CL"/>
        </w:rPr>
        <w:t xml:space="preserve">Todo esto es lo que </w:t>
      </w:r>
      <w:proofErr w:type="spellStart"/>
      <w:r>
        <w:rPr>
          <w:lang w:val="es-CL"/>
        </w:rPr>
        <w:t>esperaria</w:t>
      </w:r>
      <w:proofErr w:type="spellEnd"/>
      <w:r>
        <w:rPr>
          <w:lang w:val="es-CL"/>
        </w:rPr>
        <w:t xml:space="preserve"> ver en una sección de “data </w:t>
      </w:r>
      <w:proofErr w:type="spellStart"/>
      <w:r>
        <w:rPr>
          <w:lang w:val="es-CL"/>
        </w:rPr>
        <w:t>collection</w:t>
      </w:r>
      <w:proofErr w:type="spellEnd"/>
      <w:r>
        <w:rPr>
          <w:lang w:val="es-CL"/>
        </w:rPr>
        <w:t xml:space="preserve"> and </w:t>
      </w:r>
      <w:proofErr w:type="spellStart"/>
      <w:r>
        <w:rPr>
          <w:lang w:val="es-CL"/>
        </w:rPr>
        <w:t>preprocessing</w:t>
      </w:r>
      <w:proofErr w:type="spellEnd"/>
      <w:r>
        <w:rPr>
          <w:lang w:val="es-CL"/>
        </w:rPr>
        <w:t>” que es en la sección donde tu describes de donde obtuviste la muestra y como la procesaste… pero nada más...</w:t>
      </w:r>
    </w:p>
  </w:comment>
  <w:comment w:id="99" w:author="Medina Ortiz, David Alfredo" w:date="2024-11-14T11:49:00Z" w:initials="DM">
    <w:p w14:paraId="12FB2883" w14:textId="77777777" w:rsidR="008430E8" w:rsidRPr="00A261AF" w:rsidRDefault="008430E8" w:rsidP="008430E8">
      <w:pPr>
        <w:pStyle w:val="Textocomentario"/>
        <w:jc w:val="left"/>
        <w:rPr>
          <w:lang w:val="es-CL"/>
        </w:rPr>
      </w:pPr>
      <w:r>
        <w:rPr>
          <w:rStyle w:val="Refdecomentario"/>
        </w:rPr>
        <w:annotationRef/>
      </w:r>
      <w:r>
        <w:rPr>
          <w:lang w:val="es-CL"/>
        </w:rPr>
        <w:t xml:space="preserve">Esto no puede ir después que el análisis de sensibilidad, </w:t>
      </w:r>
      <w:proofErr w:type="spellStart"/>
      <w:r>
        <w:rPr>
          <w:lang w:val="es-CL"/>
        </w:rPr>
        <w:t>osea</w:t>
      </w:r>
      <w:proofErr w:type="spellEnd"/>
      <w:r>
        <w:rPr>
          <w:lang w:val="es-CL"/>
        </w:rPr>
        <w:t>, tu evalúas la sensibilidad y luego identificas los parámetros? Tiene que seguir un orden lógico esto...</w:t>
      </w:r>
    </w:p>
  </w:comment>
  <w:comment w:id="100" w:author="Medina Ortiz, David Alfredo" w:date="2024-11-14T11:52:00Z" w:initials="DM">
    <w:p w14:paraId="5F2785D4" w14:textId="77777777" w:rsidR="00C01CE0" w:rsidRPr="00A261AF" w:rsidRDefault="00C01CE0" w:rsidP="00C01CE0">
      <w:pPr>
        <w:pStyle w:val="Textocomentario"/>
        <w:jc w:val="left"/>
        <w:rPr>
          <w:lang w:val="es-CL"/>
        </w:rPr>
      </w:pPr>
      <w:r>
        <w:rPr>
          <w:rStyle w:val="Refdecomentario"/>
        </w:rPr>
        <w:annotationRef/>
      </w:r>
      <w:r>
        <w:rPr>
          <w:lang w:val="es-CL"/>
        </w:rPr>
        <w:t>Agregar referencia</w:t>
      </w:r>
    </w:p>
  </w:comment>
  <w:comment w:id="103" w:author="Medina Ortiz, David Alfredo" w:date="2024-11-19T17:56:00Z" w:initials="DM">
    <w:p w14:paraId="2FCB7F21" w14:textId="77777777" w:rsidR="00ED3FD6" w:rsidRPr="00A261AF" w:rsidRDefault="00ED3FD6" w:rsidP="00ED3FD6">
      <w:pPr>
        <w:pStyle w:val="Textocomentario"/>
        <w:jc w:val="left"/>
        <w:rPr>
          <w:lang w:val="es-CL"/>
        </w:rPr>
      </w:pPr>
      <w:r>
        <w:rPr>
          <w:rStyle w:val="Refdecomentario"/>
        </w:rPr>
        <w:annotationRef/>
      </w:r>
      <w:r>
        <w:rPr>
          <w:lang w:val="es-CL"/>
        </w:rPr>
        <w:t>Como sugerencia, todos los paquetes y softwares, se recomienda mencionar las versiones ocupadas, por ejemplo, Python v3.12.1</w:t>
      </w:r>
    </w:p>
  </w:comment>
  <w:comment w:id="104" w:author="Medina Ortiz, David Alfredo" w:date="2024-11-19T18:00:00Z" w:initials="DM">
    <w:p w14:paraId="1D99182F" w14:textId="77777777" w:rsidR="00ED3FD6" w:rsidRPr="00A261AF" w:rsidRDefault="00ED3FD6" w:rsidP="00ED3FD6">
      <w:pPr>
        <w:pStyle w:val="Textocomentario"/>
        <w:jc w:val="left"/>
        <w:rPr>
          <w:lang w:val="es-CL"/>
        </w:rPr>
      </w:pPr>
      <w:r>
        <w:rPr>
          <w:rStyle w:val="Refdecomentario"/>
        </w:rPr>
        <w:annotationRef/>
      </w:r>
      <w:r>
        <w:rPr>
          <w:lang w:val="es-CL"/>
        </w:rPr>
        <w:t>Esto recomiendo hacer un esquema representativo</w:t>
      </w:r>
    </w:p>
  </w:comment>
  <w:comment w:id="105" w:author="Medina Ortiz, David Alfredo" w:date="2024-11-19T18:01:00Z" w:initials="DM">
    <w:p w14:paraId="1ABC4181" w14:textId="77777777" w:rsidR="00ED3FD6" w:rsidRPr="00A261AF" w:rsidRDefault="00ED3FD6" w:rsidP="00ED3FD6">
      <w:pPr>
        <w:pStyle w:val="Textocomentario"/>
        <w:jc w:val="left"/>
        <w:rPr>
          <w:lang w:val="es-CL"/>
        </w:rPr>
      </w:pPr>
      <w:r>
        <w:rPr>
          <w:rStyle w:val="Refdecomentario"/>
        </w:rPr>
        <w:annotationRef/>
      </w:r>
      <w:r>
        <w:rPr>
          <w:lang w:val="es-CL"/>
        </w:rPr>
        <w:t xml:space="preserve">La idea es facilitar la comprensión de la </w:t>
      </w:r>
      <w:proofErr w:type="spellStart"/>
      <w:r>
        <w:rPr>
          <w:lang w:val="es-CL"/>
        </w:rPr>
        <w:t>metodologia</w:t>
      </w:r>
      <w:proofErr w:type="spellEnd"/>
    </w:p>
  </w:comment>
  <w:comment w:id="107" w:author="Medina Ortiz, David Alfredo" w:date="2024-11-19T18:13:00Z" w:initials="DM">
    <w:p w14:paraId="62E017B7" w14:textId="77777777" w:rsidR="0028771C" w:rsidRPr="00A261AF" w:rsidRDefault="0028771C" w:rsidP="0028771C">
      <w:pPr>
        <w:pStyle w:val="Textocomentario"/>
        <w:jc w:val="left"/>
        <w:rPr>
          <w:lang w:val="es-CL"/>
        </w:rPr>
      </w:pPr>
      <w:r>
        <w:rPr>
          <w:rStyle w:val="Refdecomentario"/>
        </w:rPr>
        <w:annotationRef/>
      </w:r>
      <w:r>
        <w:rPr>
          <w:lang w:val="es-CL"/>
        </w:rPr>
        <w:t>Ojo, esto corresponde a la muestra, no a la población o si? En caso de que corresponda a la muestra, usa S y en caso de población, esta correcta...</w:t>
      </w:r>
    </w:p>
  </w:comment>
  <w:comment w:id="108" w:author="Medina Ortiz, David Alfredo" w:date="2024-11-19T18:20:00Z" w:initials="DM">
    <w:p w14:paraId="0F6BC46A" w14:textId="77777777" w:rsidR="00324988" w:rsidRPr="00A261AF" w:rsidRDefault="00324988" w:rsidP="00324988">
      <w:pPr>
        <w:pStyle w:val="Textocomentario"/>
        <w:jc w:val="left"/>
        <w:rPr>
          <w:lang w:val="es-CL"/>
        </w:rPr>
      </w:pPr>
      <w:r>
        <w:rPr>
          <w:rStyle w:val="Refdecomentario"/>
        </w:rPr>
        <w:annotationRef/>
      </w:r>
      <w:r>
        <w:rPr>
          <w:lang w:val="es-CL"/>
        </w:rPr>
        <w:t xml:space="preserve">Esto </w:t>
      </w:r>
      <w:proofErr w:type="spellStart"/>
      <w:r>
        <w:rPr>
          <w:lang w:val="es-CL"/>
        </w:rPr>
        <w:t>seria</w:t>
      </w:r>
      <w:proofErr w:type="spellEnd"/>
      <w:r>
        <w:rPr>
          <w:lang w:val="es-CL"/>
        </w:rPr>
        <w:t xml:space="preserve"> resultado, creo.. De todas formas, si todas distribuyen normal, con la misma varianza, excepto por C. También, hablas de </w:t>
      </w:r>
      <w:proofErr w:type="spellStart"/>
      <w:r>
        <w:rPr>
          <w:lang w:val="es-CL"/>
        </w:rPr>
        <w:t>definiuciones</w:t>
      </w:r>
      <w:proofErr w:type="spellEnd"/>
      <w:r>
        <w:rPr>
          <w:lang w:val="es-CL"/>
        </w:rPr>
        <w:t xml:space="preserve"> de rangos, esto en realidad es parte de los resultados, puesto que no es algo que conozcas a priori, a no ser que sea conocimiento previo reportado en estudios anteriores...</w:t>
      </w:r>
    </w:p>
  </w:comment>
  <w:comment w:id="109" w:author="Medina Ortiz, David Alfredo" w:date="2024-11-19T18:23:00Z" w:initials="DM">
    <w:p w14:paraId="45335145" w14:textId="77777777" w:rsidR="00324988" w:rsidRDefault="00324988" w:rsidP="00324988">
      <w:pPr>
        <w:pStyle w:val="Textocomentario"/>
        <w:jc w:val="left"/>
      </w:pPr>
      <w:r>
        <w:rPr>
          <w:rStyle w:val="Refdecomentario"/>
        </w:rPr>
        <w:annotationRef/>
      </w:r>
      <w:r>
        <w:rPr>
          <w:lang w:val="es-CL"/>
        </w:rPr>
        <w:t xml:space="preserve">La Figura sugiero hacerla en </w:t>
      </w:r>
      <w:proofErr w:type="spellStart"/>
      <w:r>
        <w:rPr>
          <w:lang w:val="es-CL"/>
        </w:rPr>
        <w:t>subpaneles</w:t>
      </w:r>
      <w:proofErr w:type="spellEnd"/>
      <w:r>
        <w:rPr>
          <w:lang w:val="es-CL"/>
        </w:rPr>
        <w:t xml:space="preserve">, con el fin de poder facilitar la descripción. Sugiero hacerlo también más dinámico con el fin de facilitar la descripción de </w:t>
      </w:r>
      <w:proofErr w:type="spellStart"/>
      <w:r>
        <w:rPr>
          <w:lang w:val="es-CL"/>
        </w:rPr>
        <w:t>parametros</w:t>
      </w:r>
      <w:proofErr w:type="spellEnd"/>
      <w:r>
        <w:rPr>
          <w:lang w:val="es-CL"/>
        </w:rPr>
        <w:t xml:space="preserve"> de la primera componente del </w:t>
      </w:r>
      <w:proofErr w:type="spellStart"/>
      <w:r>
        <w:rPr>
          <w:lang w:val="es-CL"/>
        </w:rPr>
        <w:t>modeo</w:t>
      </w:r>
      <w:proofErr w:type="spellEnd"/>
      <w:r>
        <w:rPr>
          <w:lang w:val="es-CL"/>
        </w:rPr>
        <w:t xml:space="preserve">, con respecto a las de la fase de recuperación… En realidad, todo esto debe quedar claro en la justificación de como se hace el modelo, sugiero plantear con un esquema o similares… para mejorar la comprensión del </w:t>
      </w:r>
      <w:proofErr w:type="spellStart"/>
      <w:r>
        <w:rPr>
          <w:lang w:val="es-CL"/>
        </w:rPr>
        <w:t>articulo</w:t>
      </w:r>
      <w:proofErr w:type="spellEnd"/>
      <w:r>
        <w:rPr>
          <w:lang w:val="es-CL"/>
        </w:rPr>
        <w:t xml:space="preserve">, pensando en que irá a </w:t>
      </w:r>
      <w:proofErr w:type="spellStart"/>
      <w:r>
        <w:rPr>
          <w:lang w:val="es-CL"/>
        </w:rPr>
        <w:t>algun</w:t>
      </w:r>
      <w:proofErr w:type="spellEnd"/>
      <w:r>
        <w:rPr>
          <w:lang w:val="es-CL"/>
        </w:rPr>
        <w:t xml:space="preserve"> </w:t>
      </w:r>
      <w:proofErr w:type="spellStart"/>
      <w:r>
        <w:rPr>
          <w:lang w:val="es-CL"/>
        </w:rPr>
        <w:t>journal</w:t>
      </w:r>
      <w:proofErr w:type="spellEnd"/>
      <w:r>
        <w:rPr>
          <w:lang w:val="es-CL"/>
        </w:rPr>
        <w:t xml:space="preserve"> no tan matemático y más fisiológico… </w:t>
      </w:r>
    </w:p>
  </w:comment>
  <w:comment w:id="111" w:author="Medina Ortiz, David Alfredo" w:date="2024-11-20T11:00:00Z" w:initials="DM">
    <w:p w14:paraId="08E405E4" w14:textId="77777777" w:rsidR="00C2203D" w:rsidRPr="00A261AF" w:rsidRDefault="00C2203D" w:rsidP="00C2203D">
      <w:pPr>
        <w:pStyle w:val="Textocomentario"/>
        <w:jc w:val="left"/>
        <w:rPr>
          <w:lang w:val="es-CL"/>
        </w:rPr>
      </w:pPr>
      <w:r>
        <w:rPr>
          <w:rStyle w:val="Refdecomentario"/>
        </w:rPr>
        <w:annotationRef/>
      </w:r>
      <w:r>
        <w:rPr>
          <w:lang w:val="es-CL"/>
        </w:rPr>
        <w:t xml:space="preserve">Creo que el </w:t>
      </w:r>
      <w:proofErr w:type="spellStart"/>
      <w:r>
        <w:rPr>
          <w:lang w:val="es-CL"/>
        </w:rPr>
        <w:t>caption</w:t>
      </w:r>
      <w:proofErr w:type="spellEnd"/>
      <w:r>
        <w:rPr>
          <w:lang w:val="es-CL"/>
        </w:rPr>
        <w:t xml:space="preserve"> no </w:t>
      </w:r>
      <w:proofErr w:type="spellStart"/>
      <w:r>
        <w:rPr>
          <w:lang w:val="es-CL"/>
        </w:rPr>
        <w:t>esta</w:t>
      </w:r>
      <w:proofErr w:type="spellEnd"/>
      <w:r>
        <w:rPr>
          <w:lang w:val="es-CL"/>
        </w:rPr>
        <w:t xml:space="preserve"> del todo informativo­­</w:t>
      </w:r>
    </w:p>
  </w:comment>
  <w:comment w:id="113" w:author="Medina Ortiz, David Alfredo" w:date="2024-11-20T11:01:00Z" w:initials="DM">
    <w:p w14:paraId="5207230B" w14:textId="77777777" w:rsidR="00C2203D" w:rsidRPr="00A261AF" w:rsidRDefault="00C2203D" w:rsidP="00C2203D">
      <w:pPr>
        <w:pStyle w:val="Textocomentario"/>
        <w:jc w:val="left"/>
        <w:rPr>
          <w:lang w:val="es-CL"/>
        </w:rPr>
      </w:pPr>
      <w:r>
        <w:rPr>
          <w:rStyle w:val="Refdecomentario"/>
        </w:rPr>
        <w:annotationRef/>
      </w:r>
      <w:r w:rsidRPr="00A261AF">
        <w:rPr>
          <w:lang w:val="es-CL"/>
        </w:rPr>
        <w:t>No se si llamar a esto modelo, revisar la terminología de esto...</w:t>
      </w:r>
    </w:p>
  </w:comment>
  <w:comment w:id="114" w:author="Medina Ortiz, David Alfredo" w:date="2024-11-20T11:03:00Z" w:initials="DM">
    <w:p w14:paraId="56DD2D68" w14:textId="77777777" w:rsidR="00C2203D" w:rsidRPr="00A261AF" w:rsidRDefault="00C2203D" w:rsidP="00C2203D">
      <w:pPr>
        <w:pStyle w:val="Textocomentario"/>
        <w:jc w:val="left"/>
        <w:rPr>
          <w:lang w:val="es-CL"/>
        </w:rPr>
      </w:pPr>
      <w:r>
        <w:rPr>
          <w:rStyle w:val="Refdecomentario"/>
        </w:rPr>
        <w:annotationRef/>
      </w:r>
      <w:r>
        <w:rPr>
          <w:lang w:val="es-CL"/>
        </w:rPr>
        <w:t xml:space="preserve">Existe alguna justificación del </w:t>
      </w:r>
      <w:proofErr w:type="spellStart"/>
      <w:r>
        <w:rPr>
          <w:lang w:val="es-CL"/>
        </w:rPr>
        <w:t>assumption</w:t>
      </w:r>
      <w:proofErr w:type="spellEnd"/>
      <w:r>
        <w:rPr>
          <w:lang w:val="es-CL"/>
        </w:rPr>
        <w:t xml:space="preserve"> de que las cosas distribuyen normales? Esto debería quedar reflejado...</w:t>
      </w:r>
    </w:p>
  </w:comment>
  <w:comment w:id="115" w:author="Medina Ortiz, David Alfredo" w:date="2024-11-20T11:04:00Z" w:initials="DM">
    <w:p w14:paraId="42E959ED" w14:textId="77777777" w:rsidR="00C2203D" w:rsidRDefault="00C2203D" w:rsidP="00C2203D">
      <w:pPr>
        <w:pStyle w:val="Textocomentario"/>
        <w:jc w:val="left"/>
      </w:pPr>
      <w:r>
        <w:rPr>
          <w:rStyle w:val="Refdecomentario"/>
        </w:rPr>
        <w:annotationRef/>
      </w:r>
      <w:r>
        <w:rPr>
          <w:lang w:val="es-CL"/>
        </w:rPr>
        <w:t xml:space="preserve">Siendo sincero, no queda claro la estrategia, cuesta un poco ver la toma de decisiones… Aunque creo que esto va más de la mano en una discusión que en una </w:t>
      </w:r>
      <w:proofErr w:type="spellStart"/>
      <w:r>
        <w:rPr>
          <w:lang w:val="es-CL"/>
        </w:rPr>
        <w:t>metodologia</w:t>
      </w:r>
      <w:proofErr w:type="spellEnd"/>
      <w:r>
        <w:rPr>
          <w:lang w:val="es-CL"/>
        </w:rPr>
        <w:t xml:space="preserve"> en </w:t>
      </w:r>
      <w:proofErr w:type="spellStart"/>
      <w:r>
        <w:rPr>
          <w:lang w:val="es-CL"/>
        </w:rPr>
        <w:t>si</w:t>
      </w:r>
      <w:proofErr w:type="spellEnd"/>
      <w:r>
        <w:rPr>
          <w:lang w:val="es-CL"/>
        </w:rPr>
        <w:t>...</w:t>
      </w:r>
    </w:p>
  </w:comment>
  <w:comment w:id="117" w:author="Medina Ortiz, David Alfredo" w:date="2024-11-20T11:05:00Z" w:initials="DM">
    <w:p w14:paraId="7A84322F" w14:textId="77777777" w:rsidR="00C2203D" w:rsidRPr="00A261AF" w:rsidRDefault="00C2203D" w:rsidP="00C2203D">
      <w:pPr>
        <w:pStyle w:val="Textocomentario"/>
        <w:jc w:val="left"/>
        <w:rPr>
          <w:lang w:val="es-CL"/>
        </w:rPr>
      </w:pPr>
      <w:r>
        <w:rPr>
          <w:rStyle w:val="Refdecomentario"/>
        </w:rPr>
        <w:annotationRef/>
      </w:r>
      <w:r>
        <w:rPr>
          <w:lang w:val="es-CL"/>
        </w:rPr>
        <w:t xml:space="preserve">Incorporar las </w:t>
      </w:r>
      <w:proofErr w:type="spellStart"/>
      <w:r>
        <w:rPr>
          <w:lang w:val="es-CL"/>
        </w:rPr>
        <w:t>formulas</w:t>
      </w:r>
      <w:proofErr w:type="spellEnd"/>
      <w:r>
        <w:rPr>
          <w:lang w:val="es-CL"/>
        </w:rPr>
        <w:t xml:space="preserve"> para cada métrica</w:t>
      </w:r>
    </w:p>
  </w:comment>
  <w:comment w:id="119" w:author="Medina Ortiz, David Alfredo" w:date="2024-11-20T11:08:00Z" w:initials="DM">
    <w:p w14:paraId="126FD141" w14:textId="77777777" w:rsidR="00C2203D" w:rsidRPr="00A261AF" w:rsidRDefault="00C2203D" w:rsidP="00C2203D">
      <w:pPr>
        <w:pStyle w:val="Textocomentario"/>
        <w:jc w:val="left"/>
        <w:rPr>
          <w:lang w:val="es-CL"/>
        </w:rPr>
      </w:pPr>
      <w:r>
        <w:rPr>
          <w:rStyle w:val="Refdecomentario"/>
        </w:rPr>
        <w:annotationRef/>
      </w:r>
      <w:r>
        <w:rPr>
          <w:lang w:val="es-CL"/>
        </w:rPr>
        <w:t xml:space="preserve">En general, </w:t>
      </w:r>
      <w:proofErr w:type="spellStart"/>
      <w:r>
        <w:rPr>
          <w:lang w:val="es-CL"/>
        </w:rPr>
        <w:t>dejaria</w:t>
      </w:r>
      <w:proofErr w:type="spellEnd"/>
      <w:r>
        <w:rPr>
          <w:lang w:val="es-CL"/>
        </w:rPr>
        <w:t xml:space="preserve"> fuera las discusiones o justificaciones de la elección de cada cosa, es preferible trabajar con las discusiones en el sentido de la elección de los modelos o justificación de </w:t>
      </w:r>
      <w:proofErr w:type="spellStart"/>
      <w:r>
        <w:rPr>
          <w:lang w:val="es-CL"/>
        </w:rPr>
        <w:t>como</w:t>
      </w:r>
      <w:proofErr w:type="spellEnd"/>
      <w:r>
        <w:rPr>
          <w:lang w:val="es-CL"/>
        </w:rPr>
        <w:t xml:space="preserve"> se seleccionó tal estrategia de optimización, etc.</w:t>
      </w:r>
    </w:p>
  </w:comment>
  <w:comment w:id="124" w:author="Medina Ortiz, David Alfredo" w:date="2024-11-20T11:07:00Z" w:initials="DM">
    <w:p w14:paraId="60BDAC91" w14:textId="708D6B6A" w:rsidR="00C2203D" w:rsidRPr="00A261AF" w:rsidRDefault="00C2203D" w:rsidP="00C2203D">
      <w:pPr>
        <w:pStyle w:val="Textocomentario"/>
        <w:jc w:val="left"/>
        <w:rPr>
          <w:lang w:val="es-CL"/>
        </w:rPr>
      </w:pPr>
      <w:r>
        <w:rPr>
          <w:rStyle w:val="Refdecomentario"/>
        </w:rPr>
        <w:annotationRef/>
      </w:r>
      <w:r>
        <w:rPr>
          <w:lang w:val="es-CL"/>
        </w:rPr>
        <w:t>Residual o absoluto residual?</w:t>
      </w:r>
    </w:p>
  </w:comment>
  <w:comment w:id="128" w:author="Medina Ortiz, David Alfredo" w:date="2024-11-20T11:09:00Z" w:initials="DM">
    <w:p w14:paraId="58BF4CE5" w14:textId="77777777" w:rsidR="00C2203D" w:rsidRPr="00A261AF" w:rsidRDefault="00C2203D" w:rsidP="00C2203D">
      <w:pPr>
        <w:pStyle w:val="Textocomentario"/>
        <w:jc w:val="left"/>
        <w:rPr>
          <w:lang w:val="es-CL"/>
        </w:rPr>
      </w:pPr>
      <w:r>
        <w:rPr>
          <w:rStyle w:val="Refdecomentario"/>
        </w:rPr>
        <w:annotationRef/>
      </w:r>
      <w:r>
        <w:rPr>
          <w:lang w:val="es-CL"/>
        </w:rPr>
        <w:t xml:space="preserve">Este es el problema, el modelo es el resultado en </w:t>
      </w:r>
      <w:proofErr w:type="spellStart"/>
      <w:r>
        <w:rPr>
          <w:lang w:val="es-CL"/>
        </w:rPr>
        <w:t>si</w:t>
      </w:r>
      <w:proofErr w:type="spellEnd"/>
      <w:r>
        <w:rPr>
          <w:lang w:val="es-CL"/>
        </w:rPr>
        <w:t xml:space="preserve">, no la </w:t>
      </w:r>
      <w:proofErr w:type="spellStart"/>
      <w:r>
        <w:rPr>
          <w:lang w:val="es-CL"/>
        </w:rPr>
        <w:t>metodologia</w:t>
      </w:r>
      <w:proofErr w:type="spellEnd"/>
      <w:r>
        <w:rPr>
          <w:lang w:val="es-CL"/>
        </w:rPr>
        <w:t>, por lo que sugiero hacer la corrección para facilitar la lectura del trabajo</w:t>
      </w:r>
    </w:p>
  </w:comment>
  <w:comment w:id="129" w:author="Medina Ortiz, David Alfredo" w:date="2024-11-20T11:11:00Z" w:initials="DM">
    <w:p w14:paraId="5FA3DFD1" w14:textId="77777777" w:rsidR="00C2203D" w:rsidRPr="00A261AF" w:rsidRDefault="00C2203D" w:rsidP="00C2203D">
      <w:pPr>
        <w:pStyle w:val="Textocomentario"/>
        <w:jc w:val="left"/>
        <w:rPr>
          <w:lang w:val="es-CL"/>
        </w:rPr>
      </w:pPr>
      <w:r>
        <w:rPr>
          <w:rStyle w:val="Refdecomentario"/>
        </w:rPr>
        <w:annotationRef/>
      </w:r>
      <w:r>
        <w:rPr>
          <w:lang w:val="es-CL"/>
        </w:rPr>
        <w:t xml:space="preserve">Esta sección en si es la definición del modelo y la construcción del mismo. No </w:t>
      </w:r>
      <w:proofErr w:type="spellStart"/>
      <w:r>
        <w:rPr>
          <w:lang w:val="es-CL"/>
        </w:rPr>
        <w:t>hablaria</w:t>
      </w:r>
      <w:proofErr w:type="spellEnd"/>
      <w:r>
        <w:rPr>
          <w:lang w:val="es-CL"/>
        </w:rPr>
        <w:t xml:space="preserve"> de B, gamma, </w:t>
      </w:r>
      <w:proofErr w:type="spellStart"/>
      <w:r>
        <w:rPr>
          <w:lang w:val="es-CL"/>
        </w:rPr>
        <w:t>etc</w:t>
      </w:r>
      <w:proofErr w:type="spellEnd"/>
      <w:r>
        <w:rPr>
          <w:lang w:val="es-CL"/>
        </w:rPr>
        <w:t xml:space="preserve"> y </w:t>
      </w:r>
      <w:proofErr w:type="spellStart"/>
      <w:r>
        <w:rPr>
          <w:lang w:val="es-CL"/>
        </w:rPr>
        <w:t>mantendria</w:t>
      </w:r>
      <w:proofErr w:type="spellEnd"/>
      <w:r>
        <w:rPr>
          <w:lang w:val="es-CL"/>
        </w:rPr>
        <w:t xml:space="preserve"> los </w:t>
      </w:r>
      <w:proofErr w:type="spellStart"/>
      <w:r>
        <w:rPr>
          <w:lang w:val="es-CL"/>
        </w:rPr>
        <w:t>parametros</w:t>
      </w:r>
      <w:proofErr w:type="spellEnd"/>
      <w:r>
        <w:rPr>
          <w:lang w:val="es-CL"/>
        </w:rPr>
        <w:t xml:space="preserve"> que estoy indicando y al fina… cuando tenga toda la ecuación armada, </w:t>
      </w:r>
      <w:proofErr w:type="spellStart"/>
      <w:r>
        <w:rPr>
          <w:lang w:val="es-CL"/>
        </w:rPr>
        <w:t>meteria</w:t>
      </w:r>
      <w:proofErr w:type="spellEnd"/>
      <w:r>
        <w:rPr>
          <w:lang w:val="es-CL"/>
        </w:rPr>
        <w:t xml:space="preserve"> los </w:t>
      </w:r>
      <w:proofErr w:type="spellStart"/>
      <w:r>
        <w:rPr>
          <w:lang w:val="es-CL"/>
        </w:rPr>
        <w:t>parametros</w:t>
      </w:r>
      <w:proofErr w:type="spellEnd"/>
      <w:r>
        <w:rPr>
          <w:lang w:val="es-CL"/>
        </w:rPr>
        <w:t xml:space="preserve"> junto con una tabla de definición de los mismos. También, se debe mencionar si son dimensionales o adimensionales y </w:t>
      </w:r>
      <w:proofErr w:type="spellStart"/>
      <w:r>
        <w:rPr>
          <w:lang w:val="es-CL"/>
        </w:rPr>
        <w:t>asi</w:t>
      </w:r>
      <w:proofErr w:type="spellEnd"/>
      <w:r>
        <w:rPr>
          <w:lang w:val="es-CL"/>
        </w:rPr>
        <w:t xml:space="preserve"> continuar con la historia del mismo</w:t>
      </w:r>
    </w:p>
  </w:comment>
  <w:comment w:id="131" w:author="Medina Ortiz, David Alfredo" w:date="2024-11-14T12:01:00Z" w:initials="DM">
    <w:p w14:paraId="23703E9B" w14:textId="5441B5B5" w:rsidR="00286D8F" w:rsidRPr="00A261AF" w:rsidRDefault="00286D8F" w:rsidP="00286D8F">
      <w:pPr>
        <w:pStyle w:val="Textocomentario"/>
        <w:jc w:val="left"/>
        <w:rPr>
          <w:lang w:val="es-CL"/>
        </w:rPr>
      </w:pPr>
      <w:r>
        <w:rPr>
          <w:rStyle w:val="Refdecomentario"/>
        </w:rPr>
        <w:annotationRef/>
      </w:r>
      <w:r>
        <w:rPr>
          <w:lang w:val="es-CL"/>
        </w:rPr>
        <w:t>Pero Beta es el mismo valor, la diferencia es que en la fase de recuperación, según se entiende, existe el parámetro de corrección -c que aplica la evaluación respectiva o son dos beta diferentes?</w:t>
      </w:r>
    </w:p>
  </w:comment>
  <w:comment w:id="132" w:author="Medina Ortiz, David Alfredo" w:date="2024-11-14T12:09:00Z" w:initials="DM">
    <w:p w14:paraId="3CC2B151" w14:textId="77777777" w:rsidR="00286D8F" w:rsidRPr="00A261AF" w:rsidRDefault="00286D8F" w:rsidP="00286D8F">
      <w:pPr>
        <w:pStyle w:val="Textocomentario"/>
        <w:jc w:val="left"/>
        <w:rPr>
          <w:lang w:val="es-CL"/>
        </w:rPr>
      </w:pPr>
      <w:r>
        <w:rPr>
          <w:rStyle w:val="Refdecomentario"/>
        </w:rPr>
        <w:annotationRef/>
      </w:r>
      <w:r>
        <w:rPr>
          <w:lang w:val="es-CL"/>
        </w:rPr>
        <w:t xml:space="preserve">Corrección? No estoy seguro que sea una </w:t>
      </w:r>
      <w:proofErr w:type="spellStart"/>
      <w:r>
        <w:rPr>
          <w:lang w:val="es-CL"/>
        </w:rPr>
        <w:t>reparametrización</w:t>
      </w:r>
      <w:proofErr w:type="spellEnd"/>
    </w:p>
  </w:comment>
  <w:comment w:id="133" w:author="Medina Ortiz, David Alfredo" w:date="2024-11-20T11:12:00Z" w:initials="DM">
    <w:p w14:paraId="630090E7" w14:textId="77777777" w:rsidR="00344470" w:rsidRPr="00A261AF" w:rsidRDefault="00344470" w:rsidP="00344470">
      <w:pPr>
        <w:pStyle w:val="Textocomentario"/>
        <w:jc w:val="left"/>
        <w:rPr>
          <w:lang w:val="es-CL"/>
        </w:rPr>
      </w:pPr>
      <w:r>
        <w:rPr>
          <w:rStyle w:val="Refdecomentario"/>
        </w:rPr>
        <w:annotationRef/>
      </w:r>
      <w:r>
        <w:rPr>
          <w:lang w:val="es-CL"/>
        </w:rPr>
        <w:t>Ojo, revisar si es log base 10 o base natural</w:t>
      </w:r>
    </w:p>
  </w:comment>
  <w:comment w:id="134" w:author="Medina Ortiz, David Alfredo" w:date="2024-11-20T11:13:00Z" w:initials="DM">
    <w:p w14:paraId="66C2C04C" w14:textId="77777777" w:rsidR="00344470" w:rsidRPr="00A261AF" w:rsidRDefault="00344470" w:rsidP="00344470">
      <w:pPr>
        <w:pStyle w:val="Textocomentario"/>
        <w:jc w:val="left"/>
        <w:rPr>
          <w:lang w:val="es-CL"/>
        </w:rPr>
      </w:pPr>
      <w:r>
        <w:rPr>
          <w:rStyle w:val="Refdecomentario"/>
        </w:rPr>
        <w:annotationRef/>
      </w:r>
      <w:r>
        <w:rPr>
          <w:lang w:val="es-CL"/>
        </w:rPr>
        <w:t xml:space="preserve">Cuesta entender desde la primera ecuación hasta la formación que hiciste si tienes otra </w:t>
      </w:r>
      <w:proofErr w:type="spellStart"/>
      <w:r>
        <w:rPr>
          <w:lang w:val="es-CL"/>
        </w:rPr>
        <w:t>simbologia</w:t>
      </w:r>
      <w:proofErr w:type="spellEnd"/>
      <w:r>
        <w:rPr>
          <w:lang w:val="es-CL"/>
        </w:rPr>
        <w:t xml:space="preserve"> de parámetros, considero que esto está un poco enredado de seguir en un </w:t>
      </w:r>
      <w:proofErr w:type="spellStart"/>
      <w:r>
        <w:rPr>
          <w:lang w:val="es-CL"/>
        </w:rPr>
        <w:t>termino</w:t>
      </w:r>
      <w:proofErr w:type="spellEnd"/>
      <w:r>
        <w:rPr>
          <w:lang w:val="es-CL"/>
        </w:rPr>
        <w:t xml:space="preserve"> lógico de la lectura en si del proceso</w:t>
      </w:r>
    </w:p>
  </w:comment>
  <w:comment w:id="136" w:author="Medina Ortiz, David Alfredo" w:date="2024-11-20T11:14:00Z" w:initials="DM">
    <w:p w14:paraId="41CFB6A6" w14:textId="77777777" w:rsidR="00344470" w:rsidRPr="00A261AF" w:rsidRDefault="00344470" w:rsidP="00344470">
      <w:pPr>
        <w:pStyle w:val="Textocomentario"/>
        <w:jc w:val="left"/>
        <w:rPr>
          <w:lang w:val="es-CL"/>
        </w:rPr>
      </w:pPr>
      <w:r>
        <w:rPr>
          <w:rStyle w:val="Refdecomentario"/>
        </w:rPr>
        <w:annotationRef/>
      </w:r>
      <w:r>
        <w:rPr>
          <w:lang w:val="es-CL"/>
        </w:rPr>
        <w:t xml:space="preserve">Ok, la Figura es interesante. Muestra lo que quieres describir, sugiero mencionar las </w:t>
      </w:r>
      <w:proofErr w:type="spellStart"/>
      <w:r>
        <w:rPr>
          <w:lang w:val="es-CL"/>
        </w:rPr>
        <w:t>asintotas</w:t>
      </w:r>
      <w:proofErr w:type="spellEnd"/>
      <w:r>
        <w:rPr>
          <w:lang w:val="es-CL"/>
        </w:rPr>
        <w:t xml:space="preserve"> que definiste, hacerla con </w:t>
      </w:r>
      <w:proofErr w:type="spellStart"/>
      <w:r>
        <w:rPr>
          <w:lang w:val="es-CL"/>
        </w:rPr>
        <w:t>subcaptions</w:t>
      </w:r>
      <w:proofErr w:type="spellEnd"/>
      <w:r>
        <w:rPr>
          <w:lang w:val="es-CL"/>
        </w:rPr>
        <w:t xml:space="preserve"> y describir en detalle el </w:t>
      </w:r>
      <w:proofErr w:type="spellStart"/>
      <w:r>
        <w:rPr>
          <w:lang w:val="es-CL"/>
        </w:rPr>
        <w:t>caption</w:t>
      </w:r>
      <w:proofErr w:type="spellEnd"/>
      <w:r>
        <w:rPr>
          <w:lang w:val="es-CL"/>
        </w:rPr>
        <w:t xml:space="preserve">, para que la figura sea </w:t>
      </w:r>
      <w:proofErr w:type="spellStart"/>
      <w:r>
        <w:rPr>
          <w:lang w:val="es-CL"/>
        </w:rPr>
        <w:t>autocontenible</w:t>
      </w:r>
      <w:proofErr w:type="spellEnd"/>
    </w:p>
  </w:comment>
  <w:comment w:id="138" w:author="Medina Ortiz, David Alfredo" w:date="2024-11-20T11:15:00Z" w:initials="DM">
    <w:p w14:paraId="78C46C41" w14:textId="77777777" w:rsidR="00344470" w:rsidRPr="00A261AF" w:rsidRDefault="00344470" w:rsidP="00344470">
      <w:pPr>
        <w:pStyle w:val="Textocomentario"/>
        <w:jc w:val="left"/>
        <w:rPr>
          <w:lang w:val="es-CL"/>
        </w:rPr>
      </w:pPr>
      <w:r>
        <w:rPr>
          <w:rStyle w:val="Refdecomentario"/>
        </w:rPr>
        <w:annotationRef/>
      </w:r>
      <w:r>
        <w:rPr>
          <w:lang w:val="es-CL"/>
        </w:rPr>
        <w:t xml:space="preserve">Donde se puede ver eso? Esto es super importante y prácticamente no </w:t>
      </w:r>
      <w:proofErr w:type="spellStart"/>
      <w:r>
        <w:rPr>
          <w:lang w:val="es-CL"/>
        </w:rPr>
        <w:t>esta</w:t>
      </w:r>
      <w:proofErr w:type="spellEnd"/>
      <w:r>
        <w:rPr>
          <w:lang w:val="es-CL"/>
        </w:rPr>
        <w:t xml:space="preserve"> como una figura marcada… es posible hacer algo así?</w:t>
      </w:r>
    </w:p>
  </w:comment>
  <w:comment w:id="139" w:author="Medina Ortiz, David Alfredo" w:date="2024-11-20T11:16:00Z" w:initials="DM">
    <w:p w14:paraId="72F4B62F" w14:textId="77777777" w:rsidR="00344470" w:rsidRPr="00A261AF" w:rsidRDefault="00344470" w:rsidP="00344470">
      <w:pPr>
        <w:pStyle w:val="Textocomentario"/>
        <w:jc w:val="left"/>
        <w:rPr>
          <w:lang w:val="es-CL"/>
        </w:rPr>
      </w:pPr>
      <w:r>
        <w:rPr>
          <w:rStyle w:val="Refdecomentario"/>
        </w:rPr>
        <w:annotationRef/>
      </w:r>
      <w:r>
        <w:rPr>
          <w:lang w:val="es-CL"/>
        </w:rPr>
        <w:t xml:space="preserve">Si son tendientes a cero en importancia… una pregunta de un revisor no tan pesado sería, por qué no son constantes entonces? Esto reduciría tiempo de </w:t>
      </w:r>
      <w:proofErr w:type="spellStart"/>
      <w:r>
        <w:rPr>
          <w:lang w:val="es-CL"/>
        </w:rPr>
        <w:t>computo</w:t>
      </w:r>
      <w:proofErr w:type="spellEnd"/>
      <w:r>
        <w:rPr>
          <w:lang w:val="es-CL"/>
        </w:rPr>
        <w:t xml:space="preserve"> y cálculo de procesamiento en </w:t>
      </w:r>
      <w:proofErr w:type="spellStart"/>
      <w:r>
        <w:rPr>
          <w:lang w:val="es-CL"/>
        </w:rPr>
        <w:t>si</w:t>
      </w:r>
      <w:proofErr w:type="spellEnd"/>
      <w:r>
        <w:rPr>
          <w:lang w:val="es-CL"/>
        </w:rPr>
        <w:t>...</w:t>
      </w:r>
    </w:p>
  </w:comment>
  <w:comment w:id="140" w:author="Medina Ortiz, David Alfredo" w:date="2024-11-20T11:17:00Z" w:initials="DM">
    <w:p w14:paraId="56DB081C" w14:textId="77777777" w:rsidR="00344470" w:rsidRPr="00A261AF" w:rsidRDefault="00344470" w:rsidP="00344470">
      <w:pPr>
        <w:pStyle w:val="Textocomentario"/>
        <w:jc w:val="left"/>
        <w:rPr>
          <w:lang w:val="es-CL"/>
        </w:rPr>
      </w:pPr>
      <w:r>
        <w:rPr>
          <w:rStyle w:val="Refdecomentario"/>
        </w:rPr>
        <w:annotationRef/>
      </w:r>
      <w:r>
        <w:rPr>
          <w:lang w:val="es-CL"/>
        </w:rPr>
        <w:t xml:space="preserve">Esto tiene mucho sentido… ya que es el componente con mayor valor dentro de la ecuación en sí, </w:t>
      </w:r>
      <w:proofErr w:type="spellStart"/>
      <w:r>
        <w:rPr>
          <w:lang w:val="es-CL"/>
        </w:rPr>
        <w:t>seria</w:t>
      </w:r>
      <w:proofErr w:type="spellEnd"/>
      <w:r>
        <w:rPr>
          <w:lang w:val="es-CL"/>
        </w:rPr>
        <w:t xml:space="preserve"> raro que no tuviera peso… por lo mismo, es algo que puede ser critico en el ajuste… por lo que hay que tener cuidado con sus restricciones</w:t>
      </w:r>
    </w:p>
  </w:comment>
  <w:comment w:id="142" w:author="Medina Ortiz, David Alfredo" w:date="2024-11-20T11:21:00Z" w:initials="DM">
    <w:p w14:paraId="257ECDCF" w14:textId="77777777" w:rsidR="00344470" w:rsidRDefault="00344470" w:rsidP="00344470">
      <w:pPr>
        <w:pStyle w:val="Textocomentario"/>
        <w:jc w:val="left"/>
      </w:pPr>
      <w:r>
        <w:rPr>
          <w:rStyle w:val="Refdecomentario"/>
        </w:rPr>
        <w:annotationRef/>
      </w:r>
      <w:r>
        <w:rPr>
          <w:lang w:val="es-CL"/>
        </w:rPr>
        <w:t xml:space="preserve">Sensibilidad en qué sentido se analizó? Yo estaba entendiendo que la sensibilidad analizada era en función de la respuesta </w:t>
      </w:r>
      <w:proofErr w:type="spellStart"/>
      <w:r>
        <w:rPr>
          <w:lang w:val="es-CL"/>
        </w:rPr>
        <w:t>Rri</w:t>
      </w:r>
      <w:proofErr w:type="spellEnd"/>
      <w:r>
        <w:rPr>
          <w:lang w:val="es-CL"/>
        </w:rPr>
        <w:t xml:space="preserve">… No obstante acá no me queda claro qué estas ploteando, cuáles son las comparaciones y el </w:t>
      </w:r>
      <w:proofErr w:type="spellStart"/>
      <w:r>
        <w:rPr>
          <w:lang w:val="es-CL"/>
        </w:rPr>
        <w:t>tradeoff</w:t>
      </w:r>
      <w:proofErr w:type="spellEnd"/>
      <w:r>
        <w:rPr>
          <w:lang w:val="es-CL"/>
        </w:rPr>
        <w:t xml:space="preserve"> de la imagen en sí… Es decir, cuál es la conclusión de la imagen que se debe llevar el autor? En las dos primeras era claro… mientras que en esta está complejo de llevar… Sugiero esta imagen, de no ser mayormente informativa, dejarla fuera del trabajo principal y mandarla a suplementario...</w:t>
      </w:r>
    </w:p>
  </w:comment>
  <w:comment w:id="143" w:author="Medina Ortiz, David Alfredo" w:date="2024-11-20T11:24:00Z" w:initials="DM">
    <w:p w14:paraId="30236D74" w14:textId="77777777" w:rsidR="001A6C9C" w:rsidRPr="00A261AF" w:rsidRDefault="001A6C9C" w:rsidP="001A6C9C">
      <w:pPr>
        <w:pStyle w:val="Textocomentario"/>
        <w:jc w:val="left"/>
        <w:rPr>
          <w:lang w:val="es-CL"/>
        </w:rPr>
      </w:pPr>
      <w:r>
        <w:rPr>
          <w:rStyle w:val="Refdecomentario"/>
        </w:rPr>
        <w:annotationRef/>
      </w:r>
      <w:r>
        <w:rPr>
          <w:lang w:val="es-CL"/>
        </w:rPr>
        <w:t xml:space="preserve">Acá hay que </w:t>
      </w:r>
      <w:proofErr w:type="spellStart"/>
      <w:r>
        <w:rPr>
          <w:lang w:val="es-CL"/>
        </w:rPr>
        <w:t>aydar</w:t>
      </w:r>
      <w:proofErr w:type="spellEnd"/>
      <w:r>
        <w:rPr>
          <w:lang w:val="es-CL"/>
        </w:rPr>
        <w:t xml:space="preserve"> al lector, como interpretas los cambios de sensibilidad porcentual en función del tiempo? Por ejemplo, me indicas que tau es sensible entre 2 y 4 minutos pero después deja de serlo? Esto quiere decir que existen rangos de  tiempo en donde los parámetros en si son más importantes? La imagen, en ese sentido, </w:t>
      </w:r>
      <w:proofErr w:type="spellStart"/>
      <w:r>
        <w:rPr>
          <w:lang w:val="es-CL"/>
        </w:rPr>
        <w:t>deberia</w:t>
      </w:r>
      <w:proofErr w:type="spellEnd"/>
      <w:r>
        <w:rPr>
          <w:lang w:val="es-CL"/>
        </w:rPr>
        <w:t xml:space="preserve"> ser más amigable en la interpretación, quizás favoreciendo la incorporación de la ecuación y mostrando las curvas? No </w:t>
      </w:r>
      <w:proofErr w:type="spellStart"/>
      <w:r>
        <w:rPr>
          <w:lang w:val="es-CL"/>
        </w:rPr>
        <w:t>se</w:t>
      </w:r>
      <w:proofErr w:type="spellEnd"/>
      <w:r>
        <w:rPr>
          <w:lang w:val="es-CL"/>
        </w:rPr>
        <w:t xml:space="preserve">, esto </w:t>
      </w:r>
      <w:proofErr w:type="spellStart"/>
      <w:r>
        <w:rPr>
          <w:lang w:val="es-CL"/>
        </w:rPr>
        <w:t>esta</w:t>
      </w:r>
      <w:proofErr w:type="spellEnd"/>
      <w:r>
        <w:rPr>
          <w:lang w:val="es-CL"/>
        </w:rPr>
        <w:t xml:space="preserve"> un poco </w:t>
      </w:r>
      <w:proofErr w:type="spellStart"/>
      <w:r>
        <w:rPr>
          <w:lang w:val="es-CL"/>
        </w:rPr>
        <w:t>criptico</w:t>
      </w:r>
      <w:proofErr w:type="spellEnd"/>
      <w:r>
        <w:rPr>
          <w:lang w:val="es-CL"/>
        </w:rPr>
        <w:t xml:space="preserve"> en lo que a </w:t>
      </w:r>
      <w:proofErr w:type="spellStart"/>
      <w:r>
        <w:rPr>
          <w:lang w:val="es-CL"/>
        </w:rPr>
        <w:t>mi</w:t>
      </w:r>
      <w:proofErr w:type="spellEnd"/>
      <w:r>
        <w:rPr>
          <w:lang w:val="es-CL"/>
        </w:rPr>
        <w:t xml:space="preserve"> respecta</w:t>
      </w:r>
    </w:p>
  </w:comment>
  <w:comment w:id="146" w:author="Medina Ortiz, David Alfredo" w:date="2024-11-20T11:26:00Z" w:initials="DM">
    <w:p w14:paraId="49304131" w14:textId="77777777" w:rsidR="001A6C9C" w:rsidRPr="00A261AF" w:rsidRDefault="001A6C9C" w:rsidP="001A6C9C">
      <w:pPr>
        <w:pStyle w:val="Textocomentario"/>
        <w:jc w:val="left"/>
        <w:rPr>
          <w:lang w:val="es-CL"/>
        </w:rPr>
      </w:pPr>
      <w:r>
        <w:rPr>
          <w:rStyle w:val="Refdecomentario"/>
        </w:rPr>
        <w:annotationRef/>
      </w:r>
      <w:r>
        <w:rPr>
          <w:lang w:val="es-CL"/>
        </w:rPr>
        <w:t xml:space="preserve">Por qué la elección de estos dos </w:t>
      </w:r>
      <w:proofErr w:type="spellStart"/>
      <w:r>
        <w:rPr>
          <w:lang w:val="es-CL"/>
        </w:rPr>
        <w:t>parametros</w:t>
      </w:r>
      <w:proofErr w:type="spellEnd"/>
      <w:r>
        <w:rPr>
          <w:lang w:val="es-CL"/>
        </w:rPr>
        <w:t xml:space="preserve">? Qué pasa con el espacio latente de combinaciones? </w:t>
      </w:r>
      <w:proofErr w:type="spellStart"/>
      <w:r>
        <w:rPr>
          <w:lang w:val="es-CL"/>
        </w:rPr>
        <w:t>Quizas</w:t>
      </w:r>
      <w:proofErr w:type="spellEnd"/>
      <w:r>
        <w:rPr>
          <w:lang w:val="es-CL"/>
        </w:rPr>
        <w:t xml:space="preserve"> el trabajo con </w:t>
      </w:r>
      <w:proofErr w:type="spellStart"/>
      <w:r>
        <w:rPr>
          <w:lang w:val="es-CL"/>
        </w:rPr>
        <w:t>embeddings</w:t>
      </w:r>
      <w:proofErr w:type="spellEnd"/>
      <w:r>
        <w:rPr>
          <w:lang w:val="es-CL"/>
        </w:rPr>
        <w:t xml:space="preserve"> para mapeos </w:t>
      </w:r>
      <w:proofErr w:type="spellStart"/>
      <w:r>
        <w:rPr>
          <w:lang w:val="es-CL"/>
        </w:rPr>
        <w:t>aaltamente</w:t>
      </w:r>
      <w:proofErr w:type="spellEnd"/>
      <w:r>
        <w:rPr>
          <w:lang w:val="es-CL"/>
        </w:rPr>
        <w:t xml:space="preserve"> dimensionales guiados por un optimizador </w:t>
      </w:r>
      <w:proofErr w:type="spellStart"/>
      <w:r>
        <w:rPr>
          <w:lang w:val="es-CL"/>
        </w:rPr>
        <w:t>fomentaria</w:t>
      </w:r>
      <w:proofErr w:type="spellEnd"/>
      <w:r>
        <w:rPr>
          <w:lang w:val="es-CL"/>
        </w:rPr>
        <w:t xml:space="preserve"> una incorporación más </w:t>
      </w:r>
      <w:proofErr w:type="spellStart"/>
      <w:r>
        <w:rPr>
          <w:lang w:val="es-CL"/>
        </w:rPr>
        <w:t>critica</w:t>
      </w:r>
      <w:proofErr w:type="spellEnd"/>
      <w:r>
        <w:rPr>
          <w:lang w:val="es-CL"/>
        </w:rPr>
        <w:t xml:space="preserve"> de las combinaciones y la pseudo </w:t>
      </w:r>
      <w:proofErr w:type="spellStart"/>
      <w:r>
        <w:rPr>
          <w:lang w:val="es-CL"/>
        </w:rPr>
        <w:t>epistasis</w:t>
      </w:r>
      <w:proofErr w:type="spellEnd"/>
      <w:r>
        <w:rPr>
          <w:lang w:val="es-CL"/>
        </w:rPr>
        <w:t xml:space="preserve"> que forman dichos parámetros...</w:t>
      </w:r>
    </w:p>
  </w:comment>
  <w:comment w:id="153" w:author="Medina Ortiz, David Alfredo" w:date="2024-11-20T11:33:00Z" w:initials="DM">
    <w:p w14:paraId="0C1DBC2D" w14:textId="77777777" w:rsidR="00E31EF1" w:rsidRPr="00A261AF" w:rsidRDefault="00E31EF1" w:rsidP="00E31EF1">
      <w:pPr>
        <w:pStyle w:val="Textocomentario"/>
        <w:jc w:val="left"/>
        <w:rPr>
          <w:lang w:val="es-CL"/>
        </w:rPr>
      </w:pPr>
      <w:r>
        <w:rPr>
          <w:rStyle w:val="Refdecomentario"/>
        </w:rPr>
        <w:annotationRef/>
      </w:r>
      <w:r>
        <w:rPr>
          <w:lang w:val="es-CL"/>
        </w:rPr>
        <w:t xml:space="preserve">Esto no </w:t>
      </w:r>
      <w:proofErr w:type="spellStart"/>
      <w:r>
        <w:rPr>
          <w:lang w:val="es-CL"/>
        </w:rPr>
        <w:t>limitaria</w:t>
      </w:r>
      <w:proofErr w:type="spellEnd"/>
      <w:r>
        <w:rPr>
          <w:lang w:val="es-CL"/>
        </w:rPr>
        <w:t xml:space="preserve"> el funcionamiento del modelo en </w:t>
      </w:r>
      <w:proofErr w:type="spellStart"/>
      <w:r>
        <w:rPr>
          <w:lang w:val="es-CL"/>
        </w:rPr>
        <w:t>si</w:t>
      </w:r>
      <w:proofErr w:type="spellEnd"/>
      <w:r>
        <w:rPr>
          <w:lang w:val="es-CL"/>
        </w:rPr>
        <w:t>? Quizás haya que incluirlo en el draft y en el titulo en sí...</w:t>
      </w:r>
    </w:p>
  </w:comment>
  <w:comment w:id="154" w:author="Medina Ortiz, David Alfredo" w:date="2024-11-20T11:33:00Z" w:initials="DM">
    <w:p w14:paraId="13E4E833" w14:textId="77777777" w:rsidR="00E31EF1" w:rsidRPr="00A261AF" w:rsidRDefault="00E31EF1" w:rsidP="00E31EF1">
      <w:pPr>
        <w:pStyle w:val="Textocomentario"/>
        <w:jc w:val="left"/>
        <w:rPr>
          <w:lang w:val="es-CL"/>
        </w:rPr>
      </w:pPr>
      <w:r>
        <w:rPr>
          <w:rStyle w:val="Refdecomentario"/>
        </w:rPr>
        <w:annotationRef/>
      </w:r>
      <w:r>
        <w:rPr>
          <w:lang w:val="es-CL"/>
        </w:rPr>
        <w:t>Todas las siglas, por muy obvias que sean, se deben definir...</w:t>
      </w:r>
    </w:p>
  </w:comment>
  <w:comment w:id="156" w:author="Medina Ortiz, David Alfredo" w:date="2024-11-20T11:34:00Z" w:initials="DM">
    <w:p w14:paraId="459C3A21" w14:textId="77777777" w:rsidR="00E31EF1" w:rsidRPr="00A261AF" w:rsidRDefault="00E31EF1" w:rsidP="00E31EF1">
      <w:pPr>
        <w:pStyle w:val="Textocomentario"/>
        <w:jc w:val="left"/>
        <w:rPr>
          <w:lang w:val="es-CL"/>
        </w:rPr>
      </w:pPr>
      <w:r>
        <w:rPr>
          <w:rStyle w:val="Refdecomentario"/>
        </w:rPr>
        <w:annotationRef/>
      </w:r>
      <w:r>
        <w:rPr>
          <w:lang w:val="es-CL"/>
        </w:rPr>
        <w:t xml:space="preserve">Esto no fue explicado en la </w:t>
      </w:r>
      <w:proofErr w:type="spellStart"/>
      <w:r>
        <w:rPr>
          <w:lang w:val="es-CL"/>
        </w:rPr>
        <w:t>metodologia</w:t>
      </w:r>
      <w:proofErr w:type="spellEnd"/>
      <w:r>
        <w:rPr>
          <w:lang w:val="es-CL"/>
        </w:rPr>
        <w:t xml:space="preserve">, si </w:t>
      </w:r>
      <w:proofErr w:type="spellStart"/>
      <w:r>
        <w:rPr>
          <w:lang w:val="es-CL"/>
        </w:rPr>
        <w:t>queires</w:t>
      </w:r>
      <w:proofErr w:type="spellEnd"/>
      <w:r>
        <w:rPr>
          <w:lang w:val="es-CL"/>
        </w:rPr>
        <w:t xml:space="preserve"> fomentar la replicabilidad, debes aunque sea mencionar estas cosas en tus métodos...</w:t>
      </w:r>
    </w:p>
  </w:comment>
  <w:comment w:id="157" w:author="Medina Ortiz, David Alfredo" w:date="2024-11-20T11:36:00Z" w:initials="DM">
    <w:p w14:paraId="54EE17C4" w14:textId="77777777" w:rsidR="00E31EF1" w:rsidRPr="00A261AF" w:rsidRDefault="00E31EF1" w:rsidP="00E31EF1">
      <w:pPr>
        <w:pStyle w:val="Textocomentario"/>
        <w:jc w:val="left"/>
        <w:rPr>
          <w:lang w:val="es-CL"/>
        </w:rPr>
      </w:pPr>
      <w:r>
        <w:rPr>
          <w:rStyle w:val="Refdecomentario"/>
        </w:rPr>
        <w:annotationRef/>
      </w:r>
      <w:r>
        <w:rPr>
          <w:lang w:val="es-CL"/>
        </w:rPr>
        <w:t xml:space="preserve">Dejar en </w:t>
      </w:r>
      <w:proofErr w:type="spellStart"/>
      <w:r>
        <w:rPr>
          <w:lang w:val="es-CL"/>
        </w:rPr>
        <w:t>subplots</w:t>
      </w:r>
      <w:proofErr w:type="spellEnd"/>
      <w:r>
        <w:rPr>
          <w:lang w:val="es-CL"/>
        </w:rPr>
        <w:t xml:space="preserve"> la figura, por ejemplo, en </w:t>
      </w:r>
      <w:proofErr w:type="spellStart"/>
      <w:r>
        <w:rPr>
          <w:lang w:val="es-CL"/>
        </w:rPr>
        <w:t>oaneles</w:t>
      </w:r>
      <w:proofErr w:type="spellEnd"/>
      <w:r>
        <w:rPr>
          <w:lang w:val="es-CL"/>
        </w:rPr>
        <w:t xml:space="preserve"> y apoyarse de ellos, el lector tiene que esforzarse mucho en la interpretación y la comprensión de estas cosas, en especial en la extracción de información desde la imagen y el texto...</w:t>
      </w:r>
    </w:p>
  </w:comment>
  <w:comment w:id="159" w:author="Medina Ortiz, David Alfredo" w:date="2024-11-20T11:37:00Z" w:initials="DM">
    <w:p w14:paraId="37C8352D" w14:textId="77777777" w:rsidR="00E31EF1" w:rsidRPr="00A261AF" w:rsidRDefault="00E31EF1" w:rsidP="00E31EF1">
      <w:pPr>
        <w:pStyle w:val="Textocomentario"/>
        <w:jc w:val="left"/>
        <w:rPr>
          <w:lang w:val="es-CL"/>
        </w:rPr>
      </w:pPr>
      <w:r>
        <w:rPr>
          <w:rStyle w:val="Refdecomentario"/>
        </w:rPr>
        <w:annotationRef/>
      </w:r>
      <w:r>
        <w:rPr>
          <w:lang w:val="es-CL"/>
        </w:rPr>
        <w:t xml:space="preserve">Es más simple dejarlo como A, B, C, </w:t>
      </w:r>
      <w:proofErr w:type="spellStart"/>
      <w:r>
        <w:rPr>
          <w:lang w:val="es-CL"/>
        </w:rPr>
        <w:t>etc</w:t>
      </w:r>
      <w:proofErr w:type="spellEnd"/>
      <w:r>
        <w:rPr>
          <w:lang w:val="es-CL"/>
        </w:rPr>
        <w:t>… esto guía más al lector</w:t>
      </w:r>
    </w:p>
  </w:comment>
  <w:comment w:id="161" w:author="Medina Ortiz, David Alfredo" w:date="2024-11-20T11:44:00Z" w:initials="DM">
    <w:p w14:paraId="6829BFF4" w14:textId="77777777" w:rsidR="009941FE" w:rsidRPr="00A261AF" w:rsidRDefault="009941FE" w:rsidP="009941FE">
      <w:pPr>
        <w:pStyle w:val="Textocomentario"/>
        <w:jc w:val="left"/>
        <w:rPr>
          <w:lang w:val="es-CL"/>
        </w:rPr>
      </w:pPr>
      <w:r>
        <w:rPr>
          <w:rStyle w:val="Refdecomentario"/>
        </w:rPr>
        <w:annotationRef/>
      </w:r>
      <w:r>
        <w:rPr>
          <w:lang w:val="es-CL"/>
        </w:rPr>
        <w:t xml:space="preserve">La escritura del párrafo no está del todo relacionada con la figura… La figura tiene </w:t>
      </w:r>
      <w:proofErr w:type="spellStart"/>
      <w:r>
        <w:rPr>
          <w:lang w:val="es-CL"/>
        </w:rPr>
        <w:t>haarta</w:t>
      </w:r>
      <w:proofErr w:type="spellEnd"/>
      <w:r>
        <w:rPr>
          <w:lang w:val="es-CL"/>
        </w:rPr>
        <w:t xml:space="preserve"> información que puede ser explotada. Sugiero dejarla en paneles como A, B, C; </w:t>
      </w:r>
      <w:proofErr w:type="spellStart"/>
      <w:r>
        <w:rPr>
          <w:lang w:val="es-CL"/>
        </w:rPr>
        <w:t>etc</w:t>
      </w:r>
      <w:proofErr w:type="spellEnd"/>
      <w:r>
        <w:rPr>
          <w:lang w:val="es-CL"/>
        </w:rPr>
        <w:t>… Además, solo de curioso, por qué una medida correlacional como el R2 está expresada en porcentual? Esto me parece que es un poquito extraño, usualmente lo dejo como un indicador entre -1 y 1 con el fin de poder indicar la dirección de las relaciones lineales identificadas entre lo observado en la realidad y lo presentado por el modelo...</w:t>
      </w:r>
    </w:p>
  </w:comment>
  <w:comment w:id="164" w:author="Medina Ortiz, David Alfredo" w:date="2024-11-20T11:45:00Z" w:initials="DM">
    <w:p w14:paraId="08A1EB88" w14:textId="77777777" w:rsidR="009941FE" w:rsidRPr="00A261AF" w:rsidRDefault="009941FE" w:rsidP="009941FE">
      <w:pPr>
        <w:pStyle w:val="Textocomentario"/>
        <w:jc w:val="left"/>
        <w:rPr>
          <w:lang w:val="es-CL"/>
        </w:rPr>
      </w:pPr>
      <w:r>
        <w:rPr>
          <w:rStyle w:val="Refdecomentario"/>
        </w:rPr>
        <w:annotationRef/>
      </w:r>
      <w:r>
        <w:rPr>
          <w:lang w:val="es-CL"/>
        </w:rPr>
        <w:t xml:space="preserve">Y el individual </w:t>
      </w:r>
      <w:proofErr w:type="spellStart"/>
      <w:r>
        <w:rPr>
          <w:lang w:val="es-CL"/>
        </w:rPr>
        <w:t>levels</w:t>
      </w:r>
      <w:proofErr w:type="spellEnd"/>
      <w:r>
        <w:rPr>
          <w:lang w:val="es-CL"/>
        </w:rPr>
        <w:t xml:space="preserve">? No me queda claro como desde la </w:t>
      </w:r>
      <w:proofErr w:type="spellStart"/>
      <w:r>
        <w:rPr>
          <w:lang w:val="es-CL"/>
        </w:rPr>
        <w:t>metodologia</w:t>
      </w:r>
      <w:proofErr w:type="spellEnd"/>
      <w:r>
        <w:rPr>
          <w:lang w:val="es-CL"/>
        </w:rPr>
        <w:t xml:space="preserve"> puedo guiar los resultados… esto </w:t>
      </w:r>
      <w:proofErr w:type="spellStart"/>
      <w:r>
        <w:rPr>
          <w:lang w:val="es-CL"/>
        </w:rPr>
        <w:t>esta</w:t>
      </w:r>
      <w:proofErr w:type="spellEnd"/>
      <w:r>
        <w:rPr>
          <w:lang w:val="es-CL"/>
        </w:rPr>
        <w:t xml:space="preserve"> un poco </w:t>
      </w:r>
      <w:proofErr w:type="spellStart"/>
      <w:r>
        <w:rPr>
          <w:lang w:val="es-CL"/>
        </w:rPr>
        <w:t>criptico</w:t>
      </w:r>
      <w:proofErr w:type="spellEnd"/>
      <w:r>
        <w:rPr>
          <w:lang w:val="es-CL"/>
        </w:rPr>
        <w:t xml:space="preserve"> a mi gusto, por lo que sugiero mejorar la historia en si de como cuentas la narrativa...</w:t>
      </w:r>
    </w:p>
  </w:comment>
  <w:comment w:id="167" w:author="Medina Ortiz, David Alfredo" w:date="2024-11-20T11:46:00Z" w:initials="DM">
    <w:p w14:paraId="09F7E38A" w14:textId="77777777" w:rsidR="009941FE" w:rsidRPr="00A261AF" w:rsidRDefault="009941FE" w:rsidP="009941FE">
      <w:pPr>
        <w:pStyle w:val="Textocomentario"/>
        <w:jc w:val="left"/>
        <w:rPr>
          <w:lang w:val="es-CL"/>
        </w:rPr>
      </w:pPr>
      <w:r>
        <w:rPr>
          <w:rStyle w:val="Refdecomentario"/>
        </w:rPr>
        <w:annotationRef/>
      </w:r>
      <w:r>
        <w:rPr>
          <w:lang w:val="es-CL"/>
        </w:rPr>
        <w:t>Cuál? Acá hay que referenciar para tener un control clarito de las cosas...</w:t>
      </w:r>
    </w:p>
  </w:comment>
  <w:comment w:id="170" w:author="Medina Ortiz, David Alfredo" w:date="2024-11-20T11:51:00Z" w:initials="DM">
    <w:p w14:paraId="782B72E1" w14:textId="77777777" w:rsidR="009941FE" w:rsidRPr="00A261AF" w:rsidRDefault="009941FE" w:rsidP="009941FE">
      <w:pPr>
        <w:pStyle w:val="Textocomentario"/>
        <w:jc w:val="left"/>
        <w:rPr>
          <w:lang w:val="es-CL"/>
        </w:rPr>
      </w:pPr>
      <w:r>
        <w:rPr>
          <w:rStyle w:val="Refdecomentario"/>
        </w:rPr>
        <w:annotationRef/>
      </w:r>
      <w:r>
        <w:rPr>
          <w:lang w:val="es-CL"/>
        </w:rPr>
        <w:t>No es necesario repetir varias veces lo mismo… sugiero ser más simple y directo con las redacciones...</w:t>
      </w:r>
    </w:p>
  </w:comment>
  <w:comment w:id="173" w:author="Medina Ortiz, David Alfredo" w:date="2024-11-20T11:51:00Z" w:initials="DM">
    <w:p w14:paraId="65C911EB" w14:textId="77777777" w:rsidR="009941FE" w:rsidRPr="00A261AF" w:rsidRDefault="009941FE" w:rsidP="009941FE">
      <w:pPr>
        <w:pStyle w:val="Textocomentario"/>
        <w:jc w:val="left"/>
        <w:rPr>
          <w:lang w:val="es-CL"/>
        </w:rPr>
      </w:pPr>
      <w:r>
        <w:rPr>
          <w:rStyle w:val="Refdecomentario"/>
        </w:rPr>
        <w:annotationRef/>
      </w:r>
      <w:r>
        <w:rPr>
          <w:lang w:val="es-CL"/>
        </w:rPr>
        <w:t xml:space="preserve">Ocupar el mismo </w:t>
      </w:r>
      <w:proofErr w:type="spellStart"/>
      <w:r>
        <w:rPr>
          <w:lang w:val="es-CL"/>
        </w:rPr>
        <w:t>alphabeto</w:t>
      </w:r>
      <w:proofErr w:type="spellEnd"/>
      <w:r>
        <w:rPr>
          <w:lang w:val="es-CL"/>
        </w:rPr>
        <w:t xml:space="preserve">? Si mantienes </w:t>
      </w:r>
      <w:proofErr w:type="spellStart"/>
      <w:r>
        <w:rPr>
          <w:lang w:val="es-CL"/>
        </w:rPr>
        <w:t>alpha</w:t>
      </w:r>
      <w:proofErr w:type="spellEnd"/>
      <w:r>
        <w:rPr>
          <w:lang w:val="es-CL"/>
        </w:rPr>
        <w:t xml:space="preserve"> como símbolo o son diferentes?</w:t>
      </w:r>
    </w:p>
  </w:comment>
  <w:comment w:id="174" w:author="Medina Ortiz, David Alfredo" w:date="2024-11-20T11:58:00Z" w:initials="DM">
    <w:p w14:paraId="36FC5E32" w14:textId="77777777" w:rsidR="006240B1" w:rsidRPr="00A261AF" w:rsidRDefault="006240B1" w:rsidP="006240B1">
      <w:pPr>
        <w:pStyle w:val="Textocomentario"/>
        <w:jc w:val="left"/>
        <w:rPr>
          <w:lang w:val="es-CL"/>
        </w:rPr>
      </w:pPr>
      <w:r>
        <w:rPr>
          <w:rStyle w:val="Refdecomentario"/>
        </w:rPr>
        <w:annotationRef/>
      </w:r>
      <w:r>
        <w:rPr>
          <w:lang w:val="es-CL"/>
        </w:rPr>
        <w:t xml:space="preserve">Lo más simple en este caso </w:t>
      </w:r>
      <w:proofErr w:type="spellStart"/>
      <w:r>
        <w:rPr>
          <w:lang w:val="es-CL"/>
        </w:rPr>
        <w:t>seria</w:t>
      </w:r>
      <w:proofErr w:type="spellEnd"/>
      <w:r>
        <w:rPr>
          <w:lang w:val="es-CL"/>
        </w:rPr>
        <w:t xml:space="preserve"> dejar una tabla en ese sentido… En todo caso, si esto es el ajuste de </w:t>
      </w:r>
      <w:proofErr w:type="spellStart"/>
      <w:r>
        <w:rPr>
          <w:lang w:val="es-CL"/>
        </w:rPr>
        <w:t>parametros</w:t>
      </w:r>
      <w:proofErr w:type="spellEnd"/>
      <w:r>
        <w:rPr>
          <w:lang w:val="es-CL"/>
        </w:rPr>
        <w:t xml:space="preserve">, </w:t>
      </w:r>
      <w:proofErr w:type="spellStart"/>
      <w:r>
        <w:rPr>
          <w:lang w:val="es-CL"/>
        </w:rPr>
        <w:t>esta</w:t>
      </w:r>
      <w:proofErr w:type="spellEnd"/>
      <w:r>
        <w:rPr>
          <w:lang w:val="es-CL"/>
        </w:rPr>
        <w:t xml:space="preserve"> un poco raro en el sentido de orden lógico del </w:t>
      </w:r>
      <w:proofErr w:type="spellStart"/>
      <w:r>
        <w:rPr>
          <w:lang w:val="es-CL"/>
        </w:rPr>
        <w:t>paper</w:t>
      </w:r>
      <w:proofErr w:type="spellEnd"/>
      <w:r>
        <w:rPr>
          <w:lang w:val="es-CL"/>
        </w:rPr>
        <w:t xml:space="preserve"> o no? </w:t>
      </w:r>
      <w:proofErr w:type="spellStart"/>
      <w:r>
        <w:rPr>
          <w:lang w:val="es-CL"/>
        </w:rPr>
        <w:t>Deberia</w:t>
      </w:r>
      <w:proofErr w:type="spellEnd"/>
      <w:r>
        <w:rPr>
          <w:lang w:val="es-CL"/>
        </w:rPr>
        <w:t xml:space="preserve"> ir antes del “caso real” y las métricas correspondientes al caso analizado…</w:t>
      </w:r>
    </w:p>
  </w:comment>
  <w:comment w:id="176" w:author="Medina Ortiz, David Alfredo" w:date="2024-11-20T11:59:00Z" w:initials="DM">
    <w:p w14:paraId="4D529C18" w14:textId="77777777" w:rsidR="006240B1" w:rsidRPr="00A261AF" w:rsidRDefault="006240B1" w:rsidP="006240B1">
      <w:pPr>
        <w:pStyle w:val="Textocomentario"/>
        <w:jc w:val="left"/>
        <w:rPr>
          <w:lang w:val="es-CL"/>
        </w:rPr>
      </w:pPr>
      <w:r>
        <w:rPr>
          <w:rStyle w:val="Refdecomentario"/>
        </w:rPr>
        <w:annotationRef/>
      </w:r>
      <w:r>
        <w:rPr>
          <w:lang w:val="es-CL"/>
        </w:rPr>
        <w:t xml:space="preserve">El mismo comentario para todas las figuras en todos los </w:t>
      </w:r>
      <w:proofErr w:type="spellStart"/>
      <w:r>
        <w:rPr>
          <w:lang w:val="es-CL"/>
        </w:rPr>
        <w:t>caption</w:t>
      </w:r>
      <w:proofErr w:type="spellEnd"/>
      <w:r>
        <w:rPr>
          <w:lang w:val="es-CL"/>
        </w:rPr>
        <w:t>...</w:t>
      </w:r>
    </w:p>
  </w:comment>
  <w:comment w:id="199" w:author="Medina Ortiz, David Alfredo" w:date="2024-11-20T11:59:00Z" w:initials="DM">
    <w:p w14:paraId="6AB70013" w14:textId="77777777" w:rsidR="006240B1" w:rsidRPr="00A261AF" w:rsidRDefault="006240B1" w:rsidP="006240B1">
      <w:pPr>
        <w:pStyle w:val="Textocomentario"/>
        <w:jc w:val="left"/>
        <w:rPr>
          <w:lang w:val="es-CL"/>
        </w:rPr>
      </w:pPr>
      <w:r>
        <w:rPr>
          <w:rStyle w:val="Refdecomentario"/>
        </w:rPr>
        <w:annotationRef/>
      </w:r>
      <w:r>
        <w:rPr>
          <w:lang w:val="es-CL"/>
        </w:rPr>
        <w:t>En realidad, según los resultados me presentas un ajuste de parámetros y un análisis… no un modelo… ojo ahí..</w:t>
      </w:r>
    </w:p>
  </w:comment>
  <w:comment w:id="201" w:author="Medina Ortiz, David Alfredo" w:date="2024-11-20T12:00:00Z" w:initials="DM">
    <w:p w14:paraId="634457B2" w14:textId="77777777" w:rsidR="006240B1" w:rsidRPr="00A261AF" w:rsidRDefault="006240B1" w:rsidP="006240B1">
      <w:pPr>
        <w:pStyle w:val="Textocomentario"/>
        <w:jc w:val="left"/>
        <w:rPr>
          <w:lang w:val="es-CL"/>
        </w:rPr>
      </w:pPr>
      <w:r>
        <w:rPr>
          <w:rStyle w:val="Refdecomentario"/>
        </w:rPr>
        <w:annotationRef/>
      </w:r>
      <w:r>
        <w:rPr>
          <w:lang w:val="es-CL"/>
        </w:rPr>
        <w:t xml:space="preserve">Referenciar a </w:t>
      </w:r>
      <w:proofErr w:type="spellStart"/>
      <w:r>
        <w:rPr>
          <w:lang w:val="es-CL"/>
        </w:rPr>
        <w:t>algun</w:t>
      </w:r>
      <w:proofErr w:type="spellEnd"/>
      <w:r>
        <w:rPr>
          <w:lang w:val="es-CL"/>
        </w:rPr>
        <w:t xml:space="preserve"> trabajo, </w:t>
      </w:r>
      <w:proofErr w:type="spellStart"/>
      <w:r>
        <w:rPr>
          <w:lang w:val="es-CL"/>
        </w:rPr>
        <w:t>review</w:t>
      </w:r>
      <w:proofErr w:type="spellEnd"/>
      <w:r>
        <w:rPr>
          <w:lang w:val="es-CL"/>
        </w:rPr>
        <w:t>, etc...</w:t>
      </w:r>
    </w:p>
  </w:comment>
  <w:comment w:id="208" w:author="Medina Ortiz, David Alfredo" w:date="2024-11-20T12:10:00Z" w:initials="DM">
    <w:p w14:paraId="2EED2523" w14:textId="77777777" w:rsidR="00BF53E7" w:rsidRPr="00A261AF" w:rsidRDefault="00BF53E7" w:rsidP="00BF53E7">
      <w:pPr>
        <w:pStyle w:val="Textocomentario"/>
        <w:jc w:val="left"/>
        <w:rPr>
          <w:lang w:val="es-CL"/>
        </w:rPr>
      </w:pPr>
      <w:r>
        <w:rPr>
          <w:rStyle w:val="Refdecomentario"/>
        </w:rPr>
        <w:annotationRef/>
      </w:r>
      <w:r>
        <w:rPr>
          <w:lang w:val="es-CL"/>
        </w:rPr>
        <w:t xml:space="preserve">Esto me parece a estado de arte e </w:t>
      </w:r>
      <w:proofErr w:type="spellStart"/>
      <w:r>
        <w:rPr>
          <w:lang w:val="es-CL"/>
        </w:rPr>
        <w:t>intro</w:t>
      </w:r>
      <w:proofErr w:type="spellEnd"/>
      <w:r>
        <w:rPr>
          <w:lang w:val="es-CL"/>
        </w:rPr>
        <w:t xml:space="preserve"> que es más justificación de lo desarrollado que una discusión</w:t>
      </w:r>
    </w:p>
  </w:comment>
  <w:comment w:id="209" w:author="Medina Ortiz, David Alfredo" w:date="2024-11-20T12:12:00Z" w:initials="DM">
    <w:p w14:paraId="204A5170" w14:textId="77777777" w:rsidR="00BF53E7" w:rsidRPr="00A261AF" w:rsidRDefault="00BF53E7" w:rsidP="00BF53E7">
      <w:pPr>
        <w:pStyle w:val="Textocomentario"/>
        <w:jc w:val="left"/>
        <w:rPr>
          <w:lang w:val="es-CL"/>
        </w:rPr>
      </w:pPr>
      <w:r>
        <w:rPr>
          <w:rStyle w:val="Refdecomentario"/>
        </w:rPr>
        <w:annotationRef/>
      </w:r>
      <w:r>
        <w:rPr>
          <w:lang w:val="es-CL"/>
        </w:rPr>
        <w:t xml:space="preserve">Y cuál </w:t>
      </w:r>
      <w:proofErr w:type="spellStart"/>
      <w:r>
        <w:rPr>
          <w:lang w:val="es-CL"/>
        </w:rPr>
        <w:t>seria</w:t>
      </w:r>
      <w:proofErr w:type="spellEnd"/>
      <w:r>
        <w:rPr>
          <w:lang w:val="es-CL"/>
        </w:rPr>
        <w:t xml:space="preserve"> el problema de esto más que una limitante que escala con un PC? Cuánto es demandante?</w:t>
      </w:r>
    </w:p>
  </w:comment>
  <w:comment w:id="210" w:author="Medina Ortiz, David Alfredo" w:date="2024-11-20T12:19:00Z" w:initials="DM">
    <w:p w14:paraId="6479AE08" w14:textId="77777777" w:rsidR="00D134C0" w:rsidRPr="00A261AF" w:rsidRDefault="00D134C0" w:rsidP="00D134C0">
      <w:pPr>
        <w:pStyle w:val="Textocomentario"/>
        <w:jc w:val="left"/>
        <w:rPr>
          <w:lang w:val="es-CL"/>
        </w:rPr>
      </w:pPr>
      <w:r>
        <w:rPr>
          <w:rStyle w:val="Refdecomentario"/>
        </w:rPr>
        <w:annotationRef/>
      </w:r>
      <w:r>
        <w:rPr>
          <w:lang w:val="es-CL"/>
        </w:rPr>
        <w:t>Y cuál es el real impacto de esto?</w:t>
      </w:r>
    </w:p>
  </w:comment>
  <w:comment w:id="213" w:author="Medina Ortiz, David Alfredo" w:date="2024-11-20T12:20:00Z" w:initials="DM">
    <w:p w14:paraId="61798D9A" w14:textId="77777777" w:rsidR="00D134C0" w:rsidRPr="00A261AF" w:rsidRDefault="00D134C0" w:rsidP="00D134C0">
      <w:pPr>
        <w:pStyle w:val="Textocomentario"/>
        <w:jc w:val="left"/>
        <w:rPr>
          <w:lang w:val="es-CL"/>
        </w:rPr>
      </w:pPr>
      <w:r>
        <w:rPr>
          <w:rStyle w:val="Refdecomentario"/>
        </w:rPr>
        <w:annotationRef/>
      </w:r>
      <w:r>
        <w:rPr>
          <w:lang w:val="es-CL"/>
        </w:rPr>
        <w:t xml:space="preserve">Cuál </w:t>
      </w:r>
      <w:proofErr w:type="spellStart"/>
      <w:r>
        <w:rPr>
          <w:lang w:val="es-CL"/>
        </w:rPr>
        <w:t>seria</w:t>
      </w:r>
      <w:proofErr w:type="spellEnd"/>
      <w:r>
        <w:rPr>
          <w:lang w:val="es-CL"/>
        </w:rPr>
        <w:t xml:space="preserve"> la definición de un </w:t>
      </w:r>
      <w:proofErr w:type="spellStart"/>
      <w:r>
        <w:rPr>
          <w:lang w:val="es-CL"/>
        </w:rPr>
        <w:t>surrogate</w:t>
      </w:r>
      <w:proofErr w:type="spellEnd"/>
      <w:r>
        <w:rPr>
          <w:lang w:val="es-CL"/>
        </w:rPr>
        <w:t xml:space="preserve"> </w:t>
      </w:r>
      <w:proofErr w:type="spellStart"/>
      <w:r>
        <w:rPr>
          <w:lang w:val="es-CL"/>
        </w:rPr>
        <w:t>model</w:t>
      </w:r>
      <w:proofErr w:type="spellEnd"/>
      <w:r>
        <w:rPr>
          <w:lang w:val="es-CL"/>
        </w:rPr>
        <w:t>? En mi mundo, son modelos simplificados para trabajar con puntos locales y ejemplos borde</w:t>
      </w:r>
    </w:p>
  </w:comment>
  <w:comment w:id="214" w:author="Medina Ortiz, David Alfredo" w:date="2024-11-20T12:24:00Z" w:initials="DM">
    <w:p w14:paraId="04218B75" w14:textId="77777777" w:rsidR="00D134C0" w:rsidRPr="00A261AF" w:rsidRDefault="00D134C0" w:rsidP="00D134C0">
      <w:pPr>
        <w:pStyle w:val="Textocomentario"/>
        <w:jc w:val="left"/>
        <w:rPr>
          <w:lang w:val="es-CL"/>
        </w:rPr>
      </w:pPr>
      <w:r>
        <w:rPr>
          <w:rStyle w:val="Refdecomentario"/>
        </w:rPr>
        <w:annotationRef/>
      </w:r>
      <w:r>
        <w:rPr>
          <w:lang w:val="es-CL"/>
        </w:rPr>
        <w:t xml:space="preserve">Esto es muy importante y </w:t>
      </w:r>
      <w:proofErr w:type="spellStart"/>
      <w:r>
        <w:rPr>
          <w:lang w:val="es-CL"/>
        </w:rPr>
        <w:t>deberia</w:t>
      </w:r>
      <w:proofErr w:type="spellEnd"/>
      <w:r>
        <w:rPr>
          <w:lang w:val="es-CL"/>
        </w:rPr>
        <w:t xml:space="preserve"> quedar clarito con un esquema o algo… </w:t>
      </w:r>
      <w:proofErr w:type="spellStart"/>
      <w:r>
        <w:rPr>
          <w:lang w:val="es-CL"/>
        </w:rPr>
        <w:t>asi</w:t>
      </w:r>
      <w:proofErr w:type="spellEnd"/>
      <w:r>
        <w:rPr>
          <w:lang w:val="es-CL"/>
        </w:rPr>
        <w:t xml:space="preserve"> como </w:t>
      </w:r>
      <w:proofErr w:type="spellStart"/>
      <w:r>
        <w:rPr>
          <w:lang w:val="es-CL"/>
        </w:rPr>
        <w:t>tmabién</w:t>
      </w:r>
      <w:proofErr w:type="spellEnd"/>
      <w:r>
        <w:rPr>
          <w:lang w:val="es-CL"/>
        </w:rPr>
        <w:t xml:space="preserve"> los supuestos sobre como </w:t>
      </w:r>
      <w:proofErr w:type="spellStart"/>
      <w:r>
        <w:rPr>
          <w:lang w:val="es-CL"/>
        </w:rPr>
        <w:t>afectaria</w:t>
      </w:r>
      <w:proofErr w:type="spellEnd"/>
      <w:r>
        <w:rPr>
          <w:lang w:val="es-CL"/>
        </w:rPr>
        <w:t xml:space="preserve"> el tipo de input, puesto que es interesante comprender dinámicas y asumo que no es lo mismo las dinámicas de los viejitos que la de los deportistas… </w:t>
      </w:r>
      <w:proofErr w:type="spellStart"/>
      <w:r>
        <w:rPr>
          <w:lang w:val="es-CL"/>
        </w:rPr>
        <w:t>quizas</w:t>
      </w:r>
      <w:proofErr w:type="spellEnd"/>
      <w:r>
        <w:rPr>
          <w:lang w:val="es-CL"/>
        </w:rPr>
        <w:t xml:space="preserve"> haya que buscar limitaciones </w:t>
      </w:r>
      <w:proofErr w:type="spellStart"/>
      <w:r>
        <w:rPr>
          <w:lang w:val="es-CL"/>
        </w:rPr>
        <w:t>aca</w:t>
      </w:r>
      <w:proofErr w:type="spellEnd"/>
      <w:r>
        <w:rPr>
          <w:lang w:val="es-CL"/>
        </w:rPr>
        <w:t>...</w:t>
      </w:r>
    </w:p>
  </w:comment>
  <w:comment w:id="215" w:author="Medina Ortiz, David Alfredo" w:date="2024-11-20T12:25:00Z" w:initials="DM">
    <w:p w14:paraId="5361FBAD" w14:textId="77777777" w:rsidR="009C53F8" w:rsidRPr="00A261AF" w:rsidRDefault="009C53F8" w:rsidP="009C53F8">
      <w:pPr>
        <w:pStyle w:val="Textocomentario"/>
        <w:jc w:val="left"/>
        <w:rPr>
          <w:lang w:val="es-CL"/>
        </w:rPr>
      </w:pPr>
      <w:r>
        <w:rPr>
          <w:rStyle w:val="Refdecomentario"/>
        </w:rPr>
        <w:annotationRef/>
      </w:r>
      <w:r>
        <w:rPr>
          <w:lang w:val="es-CL"/>
        </w:rPr>
        <w:t xml:space="preserve">Quizás esto </w:t>
      </w:r>
      <w:proofErr w:type="spellStart"/>
      <w:r>
        <w:rPr>
          <w:lang w:val="es-CL"/>
        </w:rPr>
        <w:t>deberia</w:t>
      </w:r>
      <w:proofErr w:type="spellEnd"/>
      <w:r>
        <w:rPr>
          <w:lang w:val="es-CL"/>
        </w:rPr>
        <w:t xml:space="preserve"> ir al principio? Como que no me queda claro cuál </w:t>
      </w:r>
      <w:proofErr w:type="spellStart"/>
      <w:r>
        <w:rPr>
          <w:lang w:val="es-CL"/>
        </w:rPr>
        <w:t>seria</w:t>
      </w:r>
      <w:proofErr w:type="spellEnd"/>
      <w:r>
        <w:rPr>
          <w:lang w:val="es-CL"/>
        </w:rPr>
        <w:t xml:space="preserve"> el foco de este párrafo, </w:t>
      </w:r>
      <w:proofErr w:type="spellStart"/>
      <w:r>
        <w:rPr>
          <w:lang w:val="es-CL"/>
        </w:rPr>
        <w:t>esta</w:t>
      </w:r>
      <w:proofErr w:type="spellEnd"/>
      <w:r>
        <w:rPr>
          <w:lang w:val="es-CL"/>
        </w:rPr>
        <w:t xml:space="preserve"> relacionado con el modelo y los </w:t>
      </w:r>
      <w:proofErr w:type="spellStart"/>
      <w:r>
        <w:rPr>
          <w:lang w:val="es-CL"/>
        </w:rPr>
        <w:t>asumption</w:t>
      </w:r>
      <w:proofErr w:type="spellEnd"/>
      <w:r>
        <w:rPr>
          <w:lang w:val="es-CL"/>
        </w:rPr>
        <w:t xml:space="preserve"> de los componentes lineales del resto… entonces esta fuera de lugar en la narrativa en si</w:t>
      </w:r>
    </w:p>
  </w:comment>
  <w:comment w:id="216" w:author="Medina Ortiz, David Alfredo" w:date="2024-11-20T12:26:00Z" w:initials="DM">
    <w:p w14:paraId="45CB84FC" w14:textId="77777777" w:rsidR="009C53F8" w:rsidRPr="00A261AF" w:rsidRDefault="009C53F8" w:rsidP="009C53F8">
      <w:pPr>
        <w:pStyle w:val="Textocomentario"/>
        <w:jc w:val="left"/>
        <w:rPr>
          <w:lang w:val="es-CL"/>
        </w:rPr>
      </w:pPr>
      <w:r>
        <w:rPr>
          <w:rStyle w:val="Refdecomentario"/>
        </w:rPr>
        <w:annotationRef/>
      </w:r>
      <w:r>
        <w:rPr>
          <w:lang w:val="es-CL"/>
        </w:rPr>
        <w:t xml:space="preserve">Dejar una </w:t>
      </w:r>
      <w:proofErr w:type="spellStart"/>
      <w:r>
        <w:rPr>
          <w:lang w:val="es-CL"/>
        </w:rPr>
        <w:t>subsection</w:t>
      </w:r>
      <w:proofErr w:type="spellEnd"/>
      <w:r>
        <w:rPr>
          <w:lang w:val="es-CL"/>
        </w:rPr>
        <w:t xml:space="preserve"> con esto… mejora mucho la lectura y habla bien de la descripción del modelo y sus respectivas limitantes...</w:t>
      </w:r>
    </w:p>
  </w:comment>
  <w:comment w:id="217" w:author="Medina Ortiz, David Alfredo" w:date="2024-11-20T12:26:00Z" w:initials="DM">
    <w:p w14:paraId="2E5156DF" w14:textId="77777777" w:rsidR="009C53F8" w:rsidRPr="00A261AF" w:rsidRDefault="009C53F8" w:rsidP="009C53F8">
      <w:pPr>
        <w:pStyle w:val="Textocomentario"/>
        <w:jc w:val="left"/>
        <w:rPr>
          <w:lang w:val="es-CL"/>
        </w:rPr>
      </w:pPr>
      <w:r>
        <w:rPr>
          <w:rStyle w:val="Refdecomentario"/>
        </w:rPr>
        <w:annotationRef/>
      </w:r>
      <w:r>
        <w:rPr>
          <w:lang w:val="es-CL"/>
        </w:rPr>
        <w:t>Esto me parece más una perspectiva que una discusión….</w:t>
      </w:r>
    </w:p>
  </w:comment>
  <w:comment w:id="219" w:author="Medina Ortiz, David Alfredo" w:date="2024-11-20T12:28:00Z" w:initials="DM">
    <w:p w14:paraId="4D094459" w14:textId="77777777" w:rsidR="009C53F8" w:rsidRPr="00A261AF" w:rsidRDefault="009C53F8" w:rsidP="009C53F8">
      <w:pPr>
        <w:pStyle w:val="Textocomentario"/>
        <w:jc w:val="left"/>
        <w:rPr>
          <w:lang w:val="es-CL"/>
        </w:rPr>
      </w:pPr>
      <w:r>
        <w:rPr>
          <w:rStyle w:val="Refdecomentario"/>
        </w:rPr>
        <w:annotationRef/>
      </w:r>
      <w:r>
        <w:rPr>
          <w:lang w:val="es-CL"/>
        </w:rPr>
        <w:t xml:space="preserve">En realidad, las conclusiones </w:t>
      </w:r>
      <w:proofErr w:type="spellStart"/>
      <w:r>
        <w:rPr>
          <w:lang w:val="es-CL"/>
        </w:rPr>
        <w:t>deberian</w:t>
      </w:r>
      <w:proofErr w:type="spellEnd"/>
      <w:r>
        <w:rPr>
          <w:lang w:val="es-CL"/>
        </w:rPr>
        <w:t xml:space="preserve"> ser enfocadas a lo que identificaste y resumir lo que hiciste… dejo algunos puntos de interés para guiar la </w:t>
      </w:r>
      <w:proofErr w:type="spellStart"/>
      <w:r>
        <w:rPr>
          <w:lang w:val="es-CL"/>
        </w:rPr>
        <w:t>conclu</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6EAA2D" w15:done="0"/>
  <w15:commentEx w15:paraId="4C7BD583" w15:paraIdParent="426EAA2D" w15:done="0"/>
  <w15:commentEx w15:paraId="58F82667" w15:done="0"/>
  <w15:commentEx w15:paraId="6A5A826C" w15:done="0"/>
  <w15:commentEx w15:paraId="7531A664" w15:done="0"/>
  <w15:commentEx w15:paraId="30E3B660" w15:done="0"/>
  <w15:commentEx w15:paraId="72D40FD3" w15:done="0"/>
  <w15:commentEx w15:paraId="5B223BAB" w15:done="0"/>
  <w15:commentEx w15:paraId="31A6A791" w15:done="0"/>
  <w15:commentEx w15:paraId="69078F09" w15:done="0"/>
  <w15:commentEx w15:paraId="7C46933B" w15:done="0"/>
  <w15:commentEx w15:paraId="20D662F7" w15:done="0"/>
  <w15:commentEx w15:paraId="0C3C5EAA" w15:done="0"/>
  <w15:commentEx w15:paraId="7FBAD033" w15:done="0"/>
  <w15:commentEx w15:paraId="182FE9B0" w15:done="0"/>
  <w15:commentEx w15:paraId="1345DA84" w15:done="0"/>
  <w15:commentEx w15:paraId="37D62B49" w15:done="0"/>
  <w15:commentEx w15:paraId="69478C86" w15:done="0"/>
  <w15:commentEx w15:paraId="1CE75B1C" w15:done="0"/>
  <w15:commentEx w15:paraId="3871EF5A" w15:done="0"/>
  <w15:commentEx w15:paraId="0898F237" w15:done="0"/>
  <w15:commentEx w15:paraId="3C334747" w15:done="0"/>
  <w15:commentEx w15:paraId="679BBB47" w15:done="0"/>
  <w15:commentEx w15:paraId="2B2B2547" w15:paraIdParent="679BBB47" w15:done="0"/>
  <w15:commentEx w15:paraId="3994B836" w15:done="0"/>
  <w15:commentEx w15:paraId="75693277" w15:done="0"/>
  <w15:commentEx w15:paraId="634FF68E" w15:done="0"/>
  <w15:commentEx w15:paraId="603D7E1A" w15:done="0"/>
  <w15:commentEx w15:paraId="5A226C39" w15:done="0"/>
  <w15:commentEx w15:paraId="06937697" w15:done="0"/>
  <w15:commentEx w15:paraId="2B9AD103" w15:done="0"/>
  <w15:commentEx w15:paraId="51CEA3F7" w15:done="0"/>
  <w15:commentEx w15:paraId="71C32162" w15:done="0"/>
  <w15:commentEx w15:paraId="570B3DCD" w15:done="0"/>
  <w15:commentEx w15:paraId="78E3EA6B" w15:done="0"/>
  <w15:commentEx w15:paraId="74F084B3" w15:done="0"/>
  <w15:commentEx w15:paraId="18B9664C" w15:done="0"/>
  <w15:commentEx w15:paraId="12FB2883" w15:done="0"/>
  <w15:commentEx w15:paraId="5F2785D4" w15:done="0"/>
  <w15:commentEx w15:paraId="2FCB7F21" w15:done="0"/>
  <w15:commentEx w15:paraId="1D99182F" w15:done="0"/>
  <w15:commentEx w15:paraId="1ABC4181" w15:paraIdParent="1D99182F" w15:done="0"/>
  <w15:commentEx w15:paraId="62E017B7" w15:done="0"/>
  <w15:commentEx w15:paraId="0F6BC46A" w15:done="0"/>
  <w15:commentEx w15:paraId="45335145" w15:done="0"/>
  <w15:commentEx w15:paraId="08E405E4" w15:done="0"/>
  <w15:commentEx w15:paraId="5207230B" w15:done="0"/>
  <w15:commentEx w15:paraId="56DD2D68" w15:done="0"/>
  <w15:commentEx w15:paraId="42E959ED" w15:done="0"/>
  <w15:commentEx w15:paraId="7A84322F" w15:done="0"/>
  <w15:commentEx w15:paraId="126FD141" w15:done="0"/>
  <w15:commentEx w15:paraId="60BDAC91" w15:done="0"/>
  <w15:commentEx w15:paraId="58BF4CE5" w15:done="0"/>
  <w15:commentEx w15:paraId="5FA3DFD1" w15:done="0"/>
  <w15:commentEx w15:paraId="23703E9B" w15:done="0"/>
  <w15:commentEx w15:paraId="3CC2B151" w15:done="0"/>
  <w15:commentEx w15:paraId="630090E7" w15:done="0"/>
  <w15:commentEx w15:paraId="66C2C04C" w15:done="0"/>
  <w15:commentEx w15:paraId="41CFB6A6" w15:done="0"/>
  <w15:commentEx w15:paraId="78C46C41" w15:done="0"/>
  <w15:commentEx w15:paraId="72F4B62F" w15:done="0"/>
  <w15:commentEx w15:paraId="56DB081C" w15:done="0"/>
  <w15:commentEx w15:paraId="257ECDCF" w15:done="0"/>
  <w15:commentEx w15:paraId="30236D74" w15:done="0"/>
  <w15:commentEx w15:paraId="49304131" w15:done="0"/>
  <w15:commentEx w15:paraId="0C1DBC2D" w15:done="0"/>
  <w15:commentEx w15:paraId="13E4E833" w15:done="0"/>
  <w15:commentEx w15:paraId="459C3A21" w15:done="0"/>
  <w15:commentEx w15:paraId="54EE17C4" w15:done="0"/>
  <w15:commentEx w15:paraId="37C8352D" w15:done="0"/>
  <w15:commentEx w15:paraId="6829BFF4" w15:done="0"/>
  <w15:commentEx w15:paraId="08A1EB88" w15:done="0"/>
  <w15:commentEx w15:paraId="09F7E38A" w15:done="0"/>
  <w15:commentEx w15:paraId="782B72E1" w15:done="0"/>
  <w15:commentEx w15:paraId="65C911EB" w15:done="0"/>
  <w15:commentEx w15:paraId="36FC5E32" w15:done="0"/>
  <w15:commentEx w15:paraId="4D529C18" w15:done="0"/>
  <w15:commentEx w15:paraId="6AB70013" w15:done="0"/>
  <w15:commentEx w15:paraId="634457B2" w15:done="0"/>
  <w15:commentEx w15:paraId="2EED2523" w15:done="0"/>
  <w15:commentEx w15:paraId="204A5170" w15:done="0"/>
  <w15:commentEx w15:paraId="6479AE08" w15:done="0"/>
  <w15:commentEx w15:paraId="61798D9A" w15:done="0"/>
  <w15:commentEx w15:paraId="04218B75" w15:done="0"/>
  <w15:commentEx w15:paraId="5361FBAD" w15:done="0"/>
  <w15:commentEx w15:paraId="45CB84FC" w15:done="0"/>
  <w15:commentEx w15:paraId="2E5156DF" w15:done="0"/>
  <w15:commentEx w15:paraId="4D0944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0BF208" w16cex:dateUtc="2024-11-11T16:51:00Z"/>
  <w16cex:commentExtensible w16cex:durableId="265C185F" w16cex:dateUtc="2024-11-11T16:56:00Z"/>
  <w16cex:commentExtensible w16cex:durableId="1A86C35B" w16cex:dateUtc="2024-11-11T16:58:00Z"/>
  <w16cex:commentExtensible w16cex:durableId="15BA51A5" w16cex:dateUtc="2024-11-11T16:59:00Z"/>
  <w16cex:commentExtensible w16cex:durableId="0A467EA2" w16cex:dateUtc="2024-11-11T17:04:00Z"/>
  <w16cex:commentExtensible w16cex:durableId="30C11B74" w16cex:dateUtc="2024-11-11T17:00:00Z"/>
  <w16cex:commentExtensible w16cex:durableId="06A0C7D4" w16cex:dateUtc="2024-11-11T17:03:00Z"/>
  <w16cex:commentExtensible w16cex:durableId="30069DB0" w16cex:dateUtc="2024-11-11T17:06:00Z"/>
  <w16cex:commentExtensible w16cex:durableId="1894B45D" w16cex:dateUtc="2024-11-11T17:08:00Z"/>
  <w16cex:commentExtensible w16cex:durableId="18821DFE" w16cex:dateUtc="2024-11-11T17:13:00Z"/>
  <w16cex:commentExtensible w16cex:durableId="66A66BB9" w16cex:dateUtc="2024-11-11T17:14:00Z"/>
  <w16cex:commentExtensible w16cex:durableId="15A216A0" w16cex:dateUtc="2024-11-11T17:15:00Z"/>
  <w16cex:commentExtensible w16cex:durableId="16378564" w16cex:dateUtc="2024-11-11T17:20:00Z"/>
  <w16cex:commentExtensible w16cex:durableId="4935F72D" w16cex:dateUtc="2024-11-11T17:38:00Z"/>
  <w16cex:commentExtensible w16cex:durableId="6493724E" w16cex:dateUtc="2024-11-11T17:45:00Z"/>
  <w16cex:commentExtensible w16cex:durableId="256454EC" w16cex:dateUtc="2024-11-11T17:46:00Z"/>
  <w16cex:commentExtensible w16cex:durableId="0A97F7F3" w16cex:dateUtc="2024-11-11T17:48:00Z"/>
  <w16cex:commentExtensible w16cex:durableId="7DA16312" w16cex:dateUtc="2024-11-14T10:20:00Z"/>
  <w16cex:commentExtensible w16cex:durableId="0B18D377" w16cex:dateUtc="2024-11-14T10:25:00Z"/>
  <w16cex:commentExtensible w16cex:durableId="3E91D4EF" w16cex:dateUtc="2024-11-11T17:49:00Z"/>
  <w16cex:commentExtensible w16cex:durableId="33793EE0" w16cex:dateUtc="2024-11-14T10:25:00Z"/>
  <w16cex:commentExtensible w16cex:durableId="544F9D02" w16cex:dateUtc="2024-11-11T18:00:00Z"/>
  <w16cex:commentExtensible w16cex:durableId="5F97D59B" w16cex:dateUtc="2024-11-11T17:58:00Z"/>
  <w16cex:commentExtensible w16cex:durableId="72C403D3" w16cex:dateUtc="2024-11-11T17:59:00Z"/>
  <w16cex:commentExtensible w16cex:durableId="366089B7" w16cex:dateUtc="2024-11-14T10:35:00Z"/>
  <w16cex:commentExtensible w16cex:durableId="53D88651" w16cex:dateUtc="2024-11-14T10:40:00Z"/>
  <w16cex:commentExtensible w16cex:durableId="27367F11" w16cex:dateUtc="2024-11-14T10:35:00Z"/>
  <w16cex:commentExtensible w16cex:durableId="5626877F" w16cex:dateUtc="2024-11-14T10:36:00Z"/>
  <w16cex:commentExtensible w16cex:durableId="41F4B3BF" w16cex:dateUtc="2024-11-19T16:38:00Z"/>
  <w16cex:commentExtensible w16cex:durableId="49F30C83" w16cex:dateUtc="2024-11-19T16:40:00Z"/>
  <w16cex:commentExtensible w16cex:durableId="6BC2CAB9" w16cex:dateUtc="2024-11-19T16:41:00Z"/>
  <w16cex:commentExtensible w16cex:durableId="3257A049" w16cex:dateUtc="2024-11-19T16:46:00Z"/>
  <w16cex:commentExtensible w16cex:durableId="59E5A107" w16cex:dateUtc="2024-11-14T10:43:00Z"/>
  <w16cex:commentExtensible w16cex:durableId="6D63795F" w16cex:dateUtc="2024-11-14T10:45:00Z"/>
  <w16cex:commentExtensible w16cex:durableId="052DEBE5" w16cex:dateUtc="2024-11-14T10:45:00Z"/>
  <w16cex:commentExtensible w16cex:durableId="50F7B6B9" w16cex:dateUtc="2024-11-14T10:46:00Z"/>
  <w16cex:commentExtensible w16cex:durableId="570A9A54" w16cex:dateUtc="2024-11-14T10:48:00Z"/>
  <w16cex:commentExtensible w16cex:durableId="482CADAE" w16cex:dateUtc="2024-11-14T10:49:00Z"/>
  <w16cex:commentExtensible w16cex:durableId="2973C8DE" w16cex:dateUtc="2024-11-14T10:52:00Z"/>
  <w16cex:commentExtensible w16cex:durableId="0C603A50" w16cex:dateUtc="2024-11-19T16:56:00Z"/>
  <w16cex:commentExtensible w16cex:durableId="47A8BF3B" w16cex:dateUtc="2024-11-19T17:00:00Z"/>
  <w16cex:commentExtensible w16cex:durableId="74FFD02F" w16cex:dateUtc="2024-11-19T17:01:00Z"/>
  <w16cex:commentExtensible w16cex:durableId="2B0DEAE8" w16cex:dateUtc="2024-11-19T17:13:00Z"/>
  <w16cex:commentExtensible w16cex:durableId="6864991E" w16cex:dateUtc="2024-11-19T17:20:00Z"/>
  <w16cex:commentExtensible w16cex:durableId="7AC984A0" w16cex:dateUtc="2024-11-19T17:23:00Z"/>
  <w16cex:commentExtensible w16cex:durableId="12E1B64F" w16cex:dateUtc="2024-11-20T10:00:00Z"/>
  <w16cex:commentExtensible w16cex:durableId="0EAF512D" w16cex:dateUtc="2024-11-20T10:01:00Z"/>
  <w16cex:commentExtensible w16cex:durableId="79149F45" w16cex:dateUtc="2024-11-20T10:03:00Z"/>
  <w16cex:commentExtensible w16cex:durableId="084BADD1" w16cex:dateUtc="2024-11-20T10:04:00Z"/>
  <w16cex:commentExtensible w16cex:durableId="5DAB0CB4" w16cex:dateUtc="2024-11-20T10:05:00Z"/>
  <w16cex:commentExtensible w16cex:durableId="427C6033" w16cex:dateUtc="2024-11-20T10:08:00Z"/>
  <w16cex:commentExtensible w16cex:durableId="37574C28" w16cex:dateUtc="2024-11-20T10:07:00Z"/>
  <w16cex:commentExtensible w16cex:durableId="06631220" w16cex:dateUtc="2024-11-20T10:09:00Z"/>
  <w16cex:commentExtensible w16cex:durableId="3A53EAB0" w16cex:dateUtc="2024-11-20T10:11:00Z"/>
  <w16cex:commentExtensible w16cex:durableId="2A5962AC" w16cex:dateUtc="2024-11-14T11:01:00Z"/>
  <w16cex:commentExtensible w16cex:durableId="33FAEDEF" w16cex:dateUtc="2024-11-14T11:09:00Z"/>
  <w16cex:commentExtensible w16cex:durableId="079CE26C" w16cex:dateUtc="2024-11-20T10:12:00Z"/>
  <w16cex:commentExtensible w16cex:durableId="3E59FCDE" w16cex:dateUtc="2024-11-20T10:13:00Z"/>
  <w16cex:commentExtensible w16cex:durableId="3AC5F47D" w16cex:dateUtc="2024-11-20T10:14:00Z"/>
  <w16cex:commentExtensible w16cex:durableId="5B0EDA38" w16cex:dateUtc="2024-11-20T10:15:00Z"/>
  <w16cex:commentExtensible w16cex:durableId="0292EC2C" w16cex:dateUtc="2024-11-20T10:16:00Z"/>
  <w16cex:commentExtensible w16cex:durableId="13A66D8E" w16cex:dateUtc="2024-11-20T10:17:00Z"/>
  <w16cex:commentExtensible w16cex:durableId="6B127A96" w16cex:dateUtc="2024-11-20T10:21:00Z"/>
  <w16cex:commentExtensible w16cex:durableId="0CA349DF" w16cex:dateUtc="2024-11-20T10:24:00Z"/>
  <w16cex:commentExtensible w16cex:durableId="3C7FC819" w16cex:dateUtc="2024-11-20T10:26:00Z"/>
  <w16cex:commentExtensible w16cex:durableId="1476E696" w16cex:dateUtc="2024-11-20T10:33:00Z"/>
  <w16cex:commentExtensible w16cex:durableId="01D9B190" w16cex:dateUtc="2024-11-20T10:33:00Z"/>
  <w16cex:commentExtensible w16cex:durableId="4C130B7A" w16cex:dateUtc="2024-11-20T10:34:00Z"/>
  <w16cex:commentExtensible w16cex:durableId="7D5B3A95" w16cex:dateUtc="2024-11-20T10:36:00Z"/>
  <w16cex:commentExtensible w16cex:durableId="5F2E5A7A" w16cex:dateUtc="2024-11-20T10:37:00Z"/>
  <w16cex:commentExtensible w16cex:durableId="53E4E9C6" w16cex:dateUtc="2024-11-20T10:44:00Z"/>
  <w16cex:commentExtensible w16cex:durableId="449855FB" w16cex:dateUtc="2024-11-20T10:45:00Z"/>
  <w16cex:commentExtensible w16cex:durableId="24D85101" w16cex:dateUtc="2024-11-20T10:46:00Z"/>
  <w16cex:commentExtensible w16cex:durableId="27EEDCCE" w16cex:dateUtc="2024-11-20T10:51:00Z"/>
  <w16cex:commentExtensible w16cex:durableId="737E1B44" w16cex:dateUtc="2024-11-20T10:51:00Z"/>
  <w16cex:commentExtensible w16cex:durableId="790EEF2D" w16cex:dateUtc="2024-11-20T10:58:00Z"/>
  <w16cex:commentExtensible w16cex:durableId="4805C976" w16cex:dateUtc="2024-11-20T10:59:00Z"/>
  <w16cex:commentExtensible w16cex:durableId="7E90B879" w16cex:dateUtc="2024-11-20T10:59:00Z"/>
  <w16cex:commentExtensible w16cex:durableId="25EB846F" w16cex:dateUtc="2024-11-20T11:00:00Z"/>
  <w16cex:commentExtensible w16cex:durableId="3052F371" w16cex:dateUtc="2024-11-20T11:10:00Z"/>
  <w16cex:commentExtensible w16cex:durableId="17D796FC" w16cex:dateUtc="2024-11-20T11:12:00Z"/>
  <w16cex:commentExtensible w16cex:durableId="04D112AC" w16cex:dateUtc="2024-11-20T11:19:00Z"/>
  <w16cex:commentExtensible w16cex:durableId="157E5ABA" w16cex:dateUtc="2024-11-20T11:20:00Z"/>
  <w16cex:commentExtensible w16cex:durableId="0A01992F" w16cex:dateUtc="2024-11-20T11:24:00Z"/>
  <w16cex:commentExtensible w16cex:durableId="66264D8A" w16cex:dateUtc="2024-11-20T11:25:00Z"/>
  <w16cex:commentExtensible w16cex:durableId="48080575" w16cex:dateUtc="2024-11-20T11:26:00Z"/>
  <w16cex:commentExtensible w16cex:durableId="5ED62E87" w16cex:dateUtc="2024-11-20T11:26:00Z"/>
  <w16cex:commentExtensible w16cex:durableId="532503B2" w16cex:dateUtc="2024-11-20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6EAA2D" w16cid:durableId="590BF208"/>
  <w16cid:commentId w16cid:paraId="4C7BD583" w16cid:durableId="265C185F"/>
  <w16cid:commentId w16cid:paraId="58F82667" w16cid:durableId="1A86C35B"/>
  <w16cid:commentId w16cid:paraId="6A5A826C" w16cid:durableId="15BA51A5"/>
  <w16cid:commentId w16cid:paraId="7531A664" w16cid:durableId="0A467EA2"/>
  <w16cid:commentId w16cid:paraId="30E3B660" w16cid:durableId="30C11B74"/>
  <w16cid:commentId w16cid:paraId="72D40FD3" w16cid:durableId="06A0C7D4"/>
  <w16cid:commentId w16cid:paraId="5B223BAB" w16cid:durableId="30069DB0"/>
  <w16cid:commentId w16cid:paraId="31A6A791" w16cid:durableId="1894B45D"/>
  <w16cid:commentId w16cid:paraId="69078F09" w16cid:durableId="18821DFE"/>
  <w16cid:commentId w16cid:paraId="7C46933B" w16cid:durableId="66A66BB9"/>
  <w16cid:commentId w16cid:paraId="20D662F7" w16cid:durableId="15A216A0"/>
  <w16cid:commentId w16cid:paraId="0C3C5EAA" w16cid:durableId="16378564"/>
  <w16cid:commentId w16cid:paraId="7FBAD033" w16cid:durableId="4935F72D"/>
  <w16cid:commentId w16cid:paraId="182FE9B0" w16cid:durableId="6493724E"/>
  <w16cid:commentId w16cid:paraId="1345DA84" w16cid:durableId="256454EC"/>
  <w16cid:commentId w16cid:paraId="37D62B49" w16cid:durableId="0A97F7F3"/>
  <w16cid:commentId w16cid:paraId="69478C86" w16cid:durableId="7DA16312"/>
  <w16cid:commentId w16cid:paraId="1CE75B1C" w16cid:durableId="0B18D377"/>
  <w16cid:commentId w16cid:paraId="3871EF5A" w16cid:durableId="3E91D4EF"/>
  <w16cid:commentId w16cid:paraId="0898F237" w16cid:durableId="33793EE0"/>
  <w16cid:commentId w16cid:paraId="3C334747" w16cid:durableId="544F9D02"/>
  <w16cid:commentId w16cid:paraId="679BBB47" w16cid:durableId="5F97D59B"/>
  <w16cid:commentId w16cid:paraId="2B2B2547" w16cid:durableId="72C403D3"/>
  <w16cid:commentId w16cid:paraId="3994B836" w16cid:durableId="366089B7"/>
  <w16cid:commentId w16cid:paraId="75693277" w16cid:durableId="53D88651"/>
  <w16cid:commentId w16cid:paraId="634FF68E" w16cid:durableId="27367F11"/>
  <w16cid:commentId w16cid:paraId="603D7E1A" w16cid:durableId="5626877F"/>
  <w16cid:commentId w16cid:paraId="5A226C39" w16cid:durableId="41F4B3BF"/>
  <w16cid:commentId w16cid:paraId="06937697" w16cid:durableId="49F30C83"/>
  <w16cid:commentId w16cid:paraId="2B9AD103" w16cid:durableId="6BC2CAB9"/>
  <w16cid:commentId w16cid:paraId="51CEA3F7" w16cid:durableId="3257A049"/>
  <w16cid:commentId w16cid:paraId="71C32162" w16cid:durableId="59E5A107"/>
  <w16cid:commentId w16cid:paraId="570B3DCD" w16cid:durableId="6D63795F"/>
  <w16cid:commentId w16cid:paraId="78E3EA6B" w16cid:durableId="052DEBE5"/>
  <w16cid:commentId w16cid:paraId="74F084B3" w16cid:durableId="50F7B6B9"/>
  <w16cid:commentId w16cid:paraId="18B9664C" w16cid:durableId="570A9A54"/>
  <w16cid:commentId w16cid:paraId="12FB2883" w16cid:durableId="482CADAE"/>
  <w16cid:commentId w16cid:paraId="5F2785D4" w16cid:durableId="2973C8DE"/>
  <w16cid:commentId w16cid:paraId="2FCB7F21" w16cid:durableId="0C603A50"/>
  <w16cid:commentId w16cid:paraId="1D99182F" w16cid:durableId="47A8BF3B"/>
  <w16cid:commentId w16cid:paraId="1ABC4181" w16cid:durableId="74FFD02F"/>
  <w16cid:commentId w16cid:paraId="62E017B7" w16cid:durableId="2B0DEAE8"/>
  <w16cid:commentId w16cid:paraId="0F6BC46A" w16cid:durableId="6864991E"/>
  <w16cid:commentId w16cid:paraId="45335145" w16cid:durableId="7AC984A0"/>
  <w16cid:commentId w16cid:paraId="08E405E4" w16cid:durableId="12E1B64F"/>
  <w16cid:commentId w16cid:paraId="5207230B" w16cid:durableId="0EAF512D"/>
  <w16cid:commentId w16cid:paraId="56DD2D68" w16cid:durableId="79149F45"/>
  <w16cid:commentId w16cid:paraId="42E959ED" w16cid:durableId="084BADD1"/>
  <w16cid:commentId w16cid:paraId="7A84322F" w16cid:durableId="5DAB0CB4"/>
  <w16cid:commentId w16cid:paraId="126FD141" w16cid:durableId="427C6033"/>
  <w16cid:commentId w16cid:paraId="60BDAC91" w16cid:durableId="37574C28"/>
  <w16cid:commentId w16cid:paraId="58BF4CE5" w16cid:durableId="06631220"/>
  <w16cid:commentId w16cid:paraId="5FA3DFD1" w16cid:durableId="3A53EAB0"/>
  <w16cid:commentId w16cid:paraId="23703E9B" w16cid:durableId="2A5962AC"/>
  <w16cid:commentId w16cid:paraId="3CC2B151" w16cid:durableId="33FAEDEF"/>
  <w16cid:commentId w16cid:paraId="630090E7" w16cid:durableId="079CE26C"/>
  <w16cid:commentId w16cid:paraId="66C2C04C" w16cid:durableId="3E59FCDE"/>
  <w16cid:commentId w16cid:paraId="41CFB6A6" w16cid:durableId="3AC5F47D"/>
  <w16cid:commentId w16cid:paraId="78C46C41" w16cid:durableId="5B0EDA38"/>
  <w16cid:commentId w16cid:paraId="72F4B62F" w16cid:durableId="0292EC2C"/>
  <w16cid:commentId w16cid:paraId="56DB081C" w16cid:durableId="13A66D8E"/>
  <w16cid:commentId w16cid:paraId="257ECDCF" w16cid:durableId="6B127A96"/>
  <w16cid:commentId w16cid:paraId="30236D74" w16cid:durableId="0CA349DF"/>
  <w16cid:commentId w16cid:paraId="49304131" w16cid:durableId="3C7FC819"/>
  <w16cid:commentId w16cid:paraId="0C1DBC2D" w16cid:durableId="1476E696"/>
  <w16cid:commentId w16cid:paraId="13E4E833" w16cid:durableId="01D9B190"/>
  <w16cid:commentId w16cid:paraId="459C3A21" w16cid:durableId="4C130B7A"/>
  <w16cid:commentId w16cid:paraId="54EE17C4" w16cid:durableId="7D5B3A95"/>
  <w16cid:commentId w16cid:paraId="37C8352D" w16cid:durableId="5F2E5A7A"/>
  <w16cid:commentId w16cid:paraId="6829BFF4" w16cid:durableId="53E4E9C6"/>
  <w16cid:commentId w16cid:paraId="08A1EB88" w16cid:durableId="449855FB"/>
  <w16cid:commentId w16cid:paraId="09F7E38A" w16cid:durableId="24D85101"/>
  <w16cid:commentId w16cid:paraId="782B72E1" w16cid:durableId="27EEDCCE"/>
  <w16cid:commentId w16cid:paraId="65C911EB" w16cid:durableId="737E1B44"/>
  <w16cid:commentId w16cid:paraId="36FC5E32" w16cid:durableId="790EEF2D"/>
  <w16cid:commentId w16cid:paraId="4D529C18" w16cid:durableId="4805C976"/>
  <w16cid:commentId w16cid:paraId="6AB70013" w16cid:durableId="7E90B879"/>
  <w16cid:commentId w16cid:paraId="634457B2" w16cid:durableId="25EB846F"/>
  <w16cid:commentId w16cid:paraId="2EED2523" w16cid:durableId="3052F371"/>
  <w16cid:commentId w16cid:paraId="204A5170" w16cid:durableId="17D796FC"/>
  <w16cid:commentId w16cid:paraId="6479AE08" w16cid:durableId="04D112AC"/>
  <w16cid:commentId w16cid:paraId="61798D9A" w16cid:durableId="157E5ABA"/>
  <w16cid:commentId w16cid:paraId="04218B75" w16cid:durableId="0A01992F"/>
  <w16cid:commentId w16cid:paraId="5361FBAD" w16cid:durableId="66264D8A"/>
  <w16cid:commentId w16cid:paraId="45CB84FC" w16cid:durableId="48080575"/>
  <w16cid:commentId w16cid:paraId="2E5156DF" w16cid:durableId="5ED62E87"/>
  <w16cid:commentId w16cid:paraId="4D094459" w16cid:durableId="532503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2CC9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90A0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36A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68E20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0EAC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C854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F299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AAE3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4EA5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874A3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CA205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114E1DA9"/>
    <w:multiLevelType w:val="hybridMultilevel"/>
    <w:tmpl w:val="CD420838"/>
    <w:lvl w:ilvl="0" w:tplc="E4B2FB72">
      <w:start w:val="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23944A2"/>
    <w:multiLevelType w:val="hybridMultilevel"/>
    <w:tmpl w:val="56F0C6FE"/>
    <w:lvl w:ilvl="0" w:tplc="81006580">
      <w:start w:val="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3788623">
    <w:abstractNumId w:val="4"/>
  </w:num>
  <w:num w:numId="2" w16cid:durableId="836308371">
    <w:abstractNumId w:val="5"/>
  </w:num>
  <w:num w:numId="3" w16cid:durableId="715277104">
    <w:abstractNumId w:val="6"/>
  </w:num>
  <w:num w:numId="4" w16cid:durableId="1817529515">
    <w:abstractNumId w:val="7"/>
  </w:num>
  <w:num w:numId="5" w16cid:durableId="910846817">
    <w:abstractNumId w:val="9"/>
  </w:num>
  <w:num w:numId="6" w16cid:durableId="410935302">
    <w:abstractNumId w:val="0"/>
  </w:num>
  <w:num w:numId="7" w16cid:durableId="1894845640">
    <w:abstractNumId w:val="1"/>
  </w:num>
  <w:num w:numId="8" w16cid:durableId="1913272733">
    <w:abstractNumId w:val="2"/>
  </w:num>
  <w:num w:numId="9" w16cid:durableId="1705473156">
    <w:abstractNumId w:val="3"/>
  </w:num>
  <w:num w:numId="10" w16cid:durableId="325860866">
    <w:abstractNumId w:val="8"/>
  </w:num>
  <w:num w:numId="11" w16cid:durableId="1713456089">
    <w:abstractNumId w:val="4"/>
  </w:num>
  <w:num w:numId="12" w16cid:durableId="407073956">
    <w:abstractNumId w:val="5"/>
  </w:num>
  <w:num w:numId="13" w16cid:durableId="5988185">
    <w:abstractNumId w:val="6"/>
  </w:num>
  <w:num w:numId="14" w16cid:durableId="536509704">
    <w:abstractNumId w:val="7"/>
  </w:num>
  <w:num w:numId="15" w16cid:durableId="1665551391">
    <w:abstractNumId w:val="9"/>
  </w:num>
  <w:num w:numId="16" w16cid:durableId="1794056123">
    <w:abstractNumId w:val="0"/>
  </w:num>
  <w:num w:numId="17" w16cid:durableId="669069219">
    <w:abstractNumId w:val="1"/>
  </w:num>
  <w:num w:numId="18" w16cid:durableId="98843773">
    <w:abstractNumId w:val="2"/>
  </w:num>
  <w:num w:numId="19" w16cid:durableId="299648432">
    <w:abstractNumId w:val="3"/>
  </w:num>
  <w:num w:numId="20" w16cid:durableId="743719310">
    <w:abstractNumId w:val="8"/>
  </w:num>
  <w:num w:numId="21" w16cid:durableId="1120681104">
    <w:abstractNumId w:val="10"/>
  </w:num>
  <w:num w:numId="22" w16cid:durableId="329217655">
    <w:abstractNumId w:val="11"/>
  </w:num>
  <w:num w:numId="23" w16cid:durableId="114381697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dina Ortiz, David Alfredo">
    <w15:presenceInfo w15:providerId="AD" w15:userId="S::dmedina@ipb-halle.de::ee717764-3fe7-4b2d-9a24-36b4428ffb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5410"/>
    <w:rsid w:val="00055646"/>
    <w:rsid w:val="00086136"/>
    <w:rsid w:val="001737B9"/>
    <w:rsid w:val="001A6C9C"/>
    <w:rsid w:val="00286D8F"/>
    <w:rsid w:val="0028771C"/>
    <w:rsid w:val="0030547F"/>
    <w:rsid w:val="00324988"/>
    <w:rsid w:val="00344470"/>
    <w:rsid w:val="00395C79"/>
    <w:rsid w:val="003A0546"/>
    <w:rsid w:val="003A174E"/>
    <w:rsid w:val="003B7023"/>
    <w:rsid w:val="004212BE"/>
    <w:rsid w:val="00462758"/>
    <w:rsid w:val="004A2F42"/>
    <w:rsid w:val="004E29B3"/>
    <w:rsid w:val="005127B7"/>
    <w:rsid w:val="00526401"/>
    <w:rsid w:val="00590D07"/>
    <w:rsid w:val="006240B1"/>
    <w:rsid w:val="00680BD2"/>
    <w:rsid w:val="00693326"/>
    <w:rsid w:val="006C0BF9"/>
    <w:rsid w:val="00714192"/>
    <w:rsid w:val="007327F3"/>
    <w:rsid w:val="00753249"/>
    <w:rsid w:val="00784D58"/>
    <w:rsid w:val="007C23A0"/>
    <w:rsid w:val="007F450A"/>
    <w:rsid w:val="008430E8"/>
    <w:rsid w:val="00895F4B"/>
    <w:rsid w:val="008D6863"/>
    <w:rsid w:val="009472B3"/>
    <w:rsid w:val="009941FE"/>
    <w:rsid w:val="009A1E56"/>
    <w:rsid w:val="009C53F8"/>
    <w:rsid w:val="009F3FC9"/>
    <w:rsid w:val="00A261AF"/>
    <w:rsid w:val="00AC2C7E"/>
    <w:rsid w:val="00AE16BC"/>
    <w:rsid w:val="00B216CB"/>
    <w:rsid w:val="00B86B75"/>
    <w:rsid w:val="00BA1DDD"/>
    <w:rsid w:val="00BC48D5"/>
    <w:rsid w:val="00BF53E7"/>
    <w:rsid w:val="00C01CE0"/>
    <w:rsid w:val="00C2203D"/>
    <w:rsid w:val="00C36279"/>
    <w:rsid w:val="00CC7906"/>
    <w:rsid w:val="00D0664A"/>
    <w:rsid w:val="00D134C0"/>
    <w:rsid w:val="00D84008"/>
    <w:rsid w:val="00E315A3"/>
    <w:rsid w:val="00E31EF1"/>
    <w:rsid w:val="00E7582E"/>
    <w:rsid w:val="00EA2311"/>
    <w:rsid w:val="00ED3FD6"/>
    <w:rsid w:val="00EE7385"/>
    <w:rsid w:val="00F06C70"/>
    <w:rsid w:val="00F73298"/>
    <w:rsid w:val="00F86786"/>
    <w:rsid w:val="00FB3ED7"/>
    <w:rsid w:val="00FF4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C2096"/>
  <w15:docId w15:val="{16FC438B-2BAC-0A44-84BB-D03AF7E7E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987"/>
    <w:pPr>
      <w:spacing w:line="360" w:lineRule="auto"/>
      <w:jc w:val="both"/>
    </w:pPr>
    <w:rPr>
      <w:rFonts w:ascii="Times New Roman" w:hAnsi="Times New Roman"/>
    </w:rPr>
  </w:style>
  <w:style w:type="paragraph" w:styleId="Ttulo1">
    <w:name w:val="heading 1"/>
    <w:basedOn w:val="Normal"/>
    <w:next w:val="Textoindependiente"/>
    <w:uiPriority w:val="9"/>
    <w:qFormat/>
    <w:rsid w:val="00264987"/>
    <w:pPr>
      <w:keepNext/>
      <w:keepLines/>
      <w:spacing w:before="480" w:after="0"/>
      <w:outlineLvl w:val="0"/>
    </w:pPr>
    <w:rPr>
      <w:rFonts w:eastAsiaTheme="majorEastAsia" w:cstheme="majorBidi"/>
      <w:b/>
      <w:bCs/>
      <w:sz w:val="32"/>
      <w:szCs w:val="32"/>
    </w:rPr>
  </w:style>
  <w:style w:type="paragraph" w:styleId="Ttulo2">
    <w:name w:val="heading 2"/>
    <w:basedOn w:val="Normal"/>
    <w:next w:val="Textoindependiente"/>
    <w:uiPriority w:val="9"/>
    <w:unhideWhenUsed/>
    <w:qFormat/>
    <w:rsid w:val="00264987"/>
    <w:pPr>
      <w:keepNext/>
      <w:keepLines/>
      <w:spacing w:before="200" w:after="0"/>
      <w:outlineLvl w:val="1"/>
    </w:pPr>
    <w:rPr>
      <w:rFonts w:eastAsiaTheme="majorEastAsia" w:cstheme="majorBidi"/>
      <w:b/>
      <w:bCs/>
      <w:sz w:val="28"/>
      <w:szCs w:val="28"/>
    </w:rPr>
  </w:style>
  <w:style w:type="paragraph" w:styleId="Ttulo3">
    <w:name w:val="heading 3"/>
    <w:basedOn w:val="Normal"/>
    <w:next w:val="Textoindependiente"/>
    <w:uiPriority w:val="9"/>
    <w:unhideWhenUsed/>
    <w:qFormat/>
    <w:rsid w:val="00AC2C7E"/>
    <w:pPr>
      <w:keepNext/>
      <w:keepLines/>
      <w:spacing w:before="200" w:after="0"/>
      <w:outlineLvl w:val="2"/>
    </w:pPr>
    <w:rPr>
      <w:rFonts w:eastAsiaTheme="majorEastAsia" w:cstheme="majorBidi"/>
      <w:b/>
      <w:bCs/>
      <w:i/>
    </w:rPr>
  </w:style>
  <w:style w:type="paragraph" w:styleId="Ttulo4">
    <w:name w:val="heading 4"/>
    <w:basedOn w:val="Normal"/>
    <w:next w:val="Textoindependiente"/>
    <w:uiPriority w:val="9"/>
    <w:unhideWhenUsed/>
    <w:qFormat/>
    <w:rsid w:val="00264987"/>
    <w:pPr>
      <w:keepNext/>
      <w:keepLines/>
      <w:spacing w:before="200" w:after="0"/>
      <w:outlineLvl w:val="3"/>
    </w:pPr>
    <w:rPr>
      <w:rFonts w:eastAsiaTheme="majorEastAsia" w:cstheme="majorBidi"/>
      <w:bCs/>
      <w:i/>
    </w:rPr>
  </w:style>
  <w:style w:type="paragraph" w:styleId="Ttulo5">
    <w:name w:val="heading 5"/>
    <w:basedOn w:val="Normal"/>
    <w:next w:val="Textoindependiente"/>
    <w:uiPriority w:val="9"/>
    <w:unhideWhenUsed/>
    <w:qFormat/>
    <w:rsid w:val="00264987"/>
    <w:pPr>
      <w:keepNext/>
      <w:keepLines/>
      <w:spacing w:before="200" w:after="0"/>
      <w:outlineLvl w:val="4"/>
    </w:pPr>
    <w:rPr>
      <w:rFonts w:eastAsiaTheme="majorEastAsia" w:cstheme="majorBidi"/>
      <w:iCs/>
    </w:rPr>
  </w:style>
  <w:style w:type="paragraph" w:styleId="Ttulo6">
    <w:name w:val="heading 6"/>
    <w:basedOn w:val="Normal"/>
    <w:next w:val="Textoindependiente"/>
    <w:uiPriority w:val="9"/>
    <w:unhideWhenUsed/>
    <w:qFormat/>
    <w:rsid w:val="00264987"/>
    <w:pPr>
      <w:keepNext/>
      <w:keepLines/>
      <w:spacing w:before="200" w:after="0"/>
      <w:outlineLvl w:val="5"/>
    </w:pPr>
    <w:rPr>
      <w:rFonts w:eastAsiaTheme="majorEastAsia" w:cstheme="majorBidi"/>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DDDDD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DDDDD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DDDDD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rsid w:val="00C61F2B"/>
  </w:style>
  <w:style w:type="paragraph" w:customStyle="1" w:styleId="Compact">
    <w:name w:val="Compact"/>
    <w:basedOn w:val="Textoindependiente"/>
    <w:qFormat/>
    <w:rsid w:val="006C0BF9"/>
    <w:pPr>
      <w:spacing w:before="36" w:after="36"/>
      <w:jc w:val="center"/>
    </w:pPr>
  </w:style>
  <w:style w:type="paragraph" w:styleId="Ttulo">
    <w:name w:val="Title"/>
    <w:basedOn w:val="Normal"/>
    <w:next w:val="Textoindependiente"/>
    <w:qFormat/>
    <w:rsid w:val="00264987"/>
    <w:pPr>
      <w:keepNext/>
      <w:keepLines/>
      <w:spacing w:before="480" w:after="240"/>
      <w:jc w:val="center"/>
    </w:pPr>
    <w:rPr>
      <w:rFonts w:eastAsiaTheme="majorEastAsia" w:cstheme="majorBidi"/>
      <w:b/>
      <w:bCs/>
      <w:sz w:val="36"/>
      <w:szCs w:val="36"/>
    </w:rPr>
  </w:style>
  <w:style w:type="paragraph" w:styleId="Subttulo">
    <w:name w:val="Subtitle"/>
    <w:basedOn w:val="Ttulo"/>
    <w:next w:val="Textoindependiente"/>
    <w:qFormat/>
    <w:rsid w:val="00264987"/>
    <w:pPr>
      <w:spacing w:before="240"/>
    </w:pPr>
    <w:rPr>
      <w:color w:val="000000" w:themeColor="text1"/>
      <w:sz w:val="30"/>
      <w:szCs w:val="30"/>
    </w:rPr>
  </w:style>
  <w:style w:type="paragraph" w:customStyle="1" w:styleId="Author">
    <w:name w:val="Author"/>
    <w:next w:val="Textoindependiente"/>
    <w:qFormat/>
    <w:rsid w:val="00264987"/>
    <w:pPr>
      <w:keepNext/>
      <w:keepLines/>
      <w:jc w:val="center"/>
    </w:pPr>
    <w:rPr>
      <w:rFonts w:ascii="Times New Roman" w:hAnsi="Times New Roman"/>
    </w:rPr>
  </w:style>
  <w:style w:type="paragraph" w:styleId="Fecha">
    <w:name w:val="Date"/>
    <w:next w:val="Textoindependiente"/>
    <w:qFormat/>
    <w:rsid w:val="00CE6342"/>
    <w:pPr>
      <w:keepNext/>
      <w:keepLines/>
      <w:jc w:val="center"/>
    </w:pPr>
    <w:rPr>
      <w:rFonts w:ascii="Times New Roman" w:hAnsi="Times New Roman"/>
    </w:rPr>
  </w:style>
  <w:style w:type="paragraph" w:customStyle="1" w:styleId="Abstract">
    <w:name w:val="Abstract"/>
    <w:basedOn w:val="Normal"/>
    <w:next w:val="Textoindependiente"/>
    <w:qFormat/>
    <w:rsid w:val="00264987"/>
    <w:pPr>
      <w:keepNext/>
      <w:keepLines/>
      <w:spacing w:before="300" w:after="300"/>
    </w:pPr>
    <w:rPr>
      <w:sz w:val="20"/>
      <w:szCs w:val="20"/>
    </w:rPr>
  </w:style>
  <w:style w:type="paragraph" w:styleId="Bibliografa">
    <w:name w:val="Bibliography"/>
    <w:basedOn w:val="Normal"/>
    <w:qFormat/>
    <w:rsid w:val="00D84008"/>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rsid w:val="00B216CB"/>
    <w:pPr>
      <w:jc w:val="center"/>
    </w:pPr>
    <w:tblPr>
      <w:tblStyleRowBandSize w:val="1"/>
      <w:jc w:val="center"/>
      <w:tblInd w:w="0" w:type="dxa"/>
      <w:tblBorders>
        <w:top w:val="single" w:sz="4" w:space="0" w:color="000000" w:themeColor="text2"/>
        <w:bottom w:val="single" w:sz="4" w:space="0" w:color="000000" w:themeColor="text2"/>
      </w:tblBorders>
      <w:tblCellMar>
        <w:top w:w="0" w:type="dxa"/>
        <w:left w:w="108" w:type="dxa"/>
        <w:bottom w:w="0" w:type="dxa"/>
        <w:right w:w="108" w:type="dxa"/>
      </w:tblCellMar>
    </w:tblPr>
    <w:trPr>
      <w:jc w:val="center"/>
    </w:trPr>
    <w:tblStylePr w:type="firstRow">
      <w:tblPr/>
      <w:tcPr>
        <w:tcBorders>
          <w:bottom w:val="single" w:sz="4" w:space="0" w:color="auto"/>
        </w:tcBorders>
      </w:tcPr>
    </w:tblStylePr>
    <w:tblStylePr w:type="lastRow">
      <w:tblPr/>
      <w:tcPr>
        <w:tcBorders>
          <w:bottom w:val="single" w:sz="4" w:space="0" w:color="auto"/>
        </w:tcBorders>
      </w:tcPr>
    </w:tblStylePr>
    <w:tblStylePr w:type="band1Horz">
      <w:tblPr/>
      <w:tcPr>
        <w:tcBorders>
          <w:top w:val="single" w:sz="4" w:space="0" w:color="F2F2F2" w:themeColor="background1" w:themeShade="F2"/>
          <w:bottom w:val="single" w:sz="4" w:space="0" w:color="F2F2F2" w:themeColor="background1" w:themeShade="F2"/>
          <w:insideH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E7582E"/>
    <w:rPr>
      <w:rFonts w:ascii="Times New Roman" w:hAnsi="Times New Roman"/>
      <w:shd w:val="clear" w:color="auto" w:fill="F8F8F8"/>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sid w:val="00C61F2B"/>
    <w:rPr>
      <w:color w:val="auto"/>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A5A5A5" w:themeColor="accent1" w:themeShade="BF"/>
    </w:rPr>
  </w:style>
  <w:style w:type="paragraph" w:customStyle="1" w:styleId="SourceCode">
    <w:name w:val="Source Code"/>
    <w:basedOn w:val="Normal"/>
    <w:link w:val="VerbatimChar"/>
    <w:rsid w:val="00E7582E"/>
    <w:pPr>
      <w:shd w:val="clear" w:color="auto" w:fill="F8F8F8"/>
      <w:wordWrap w:val="0"/>
      <w:spacing w:line="240" w:lineRule="auto"/>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Hipervnculovisitado">
    <w:name w:val="FollowedHyperlink"/>
    <w:basedOn w:val="Fuentedeprrafopredeter"/>
    <w:semiHidden/>
    <w:unhideWhenUsed/>
    <w:rsid w:val="00C61F2B"/>
    <w:rPr>
      <w:b w:val="0"/>
      <w:i w:val="0"/>
      <w:color w:val="auto"/>
      <w:u w:val="none"/>
    </w:rPr>
  </w:style>
  <w:style w:type="character" w:customStyle="1" w:styleId="TextoindependienteCar">
    <w:name w:val="Texto independiente Car"/>
    <w:basedOn w:val="Fuentedeprrafopredeter"/>
    <w:link w:val="Textoindependiente"/>
    <w:rsid w:val="00C61F2B"/>
    <w:rPr>
      <w:rFonts w:ascii="Times New Roman" w:hAnsi="Times New Roman"/>
    </w:rPr>
  </w:style>
  <w:style w:type="character" w:styleId="Nmerodelnea">
    <w:name w:val="line number"/>
    <w:basedOn w:val="Fuentedeprrafopredeter"/>
    <w:semiHidden/>
    <w:unhideWhenUsed/>
    <w:rsid w:val="009F021F"/>
  </w:style>
  <w:style w:type="paragraph" w:customStyle="1" w:styleId="Afiliation">
    <w:name w:val="Afiliation"/>
    <w:basedOn w:val="Textoindependiente"/>
    <w:qFormat/>
    <w:rsid w:val="00C61593"/>
    <w:pPr>
      <w:spacing w:before="0" w:after="0"/>
    </w:pPr>
    <w:rPr>
      <w:lang w:val="es-CL"/>
    </w:rPr>
  </w:style>
  <w:style w:type="paragraph" w:styleId="Revisin">
    <w:name w:val="Revision"/>
    <w:hidden/>
    <w:semiHidden/>
    <w:rsid w:val="00753249"/>
    <w:pPr>
      <w:spacing w:after="0"/>
    </w:pPr>
    <w:rPr>
      <w:rFonts w:ascii="Times New Roman" w:hAnsi="Times New Roman"/>
    </w:rPr>
  </w:style>
  <w:style w:type="character" w:styleId="Refdecomentario">
    <w:name w:val="annotation reference"/>
    <w:basedOn w:val="Fuentedeprrafopredeter"/>
    <w:semiHidden/>
    <w:unhideWhenUsed/>
    <w:rsid w:val="00753249"/>
    <w:rPr>
      <w:sz w:val="16"/>
      <w:szCs w:val="16"/>
    </w:rPr>
  </w:style>
  <w:style w:type="paragraph" w:styleId="Textocomentario">
    <w:name w:val="annotation text"/>
    <w:basedOn w:val="Normal"/>
    <w:link w:val="TextocomentarioCar"/>
    <w:unhideWhenUsed/>
    <w:rsid w:val="00753249"/>
    <w:pPr>
      <w:spacing w:line="240" w:lineRule="auto"/>
    </w:pPr>
    <w:rPr>
      <w:sz w:val="20"/>
      <w:szCs w:val="20"/>
    </w:rPr>
  </w:style>
  <w:style w:type="character" w:customStyle="1" w:styleId="TextocomentarioCar">
    <w:name w:val="Texto comentario Car"/>
    <w:basedOn w:val="Fuentedeprrafopredeter"/>
    <w:link w:val="Textocomentario"/>
    <w:rsid w:val="00753249"/>
    <w:rPr>
      <w:rFonts w:ascii="Times New Roman" w:hAnsi="Times New Roman"/>
      <w:sz w:val="20"/>
      <w:szCs w:val="20"/>
    </w:rPr>
  </w:style>
  <w:style w:type="paragraph" w:styleId="Asuntodelcomentario">
    <w:name w:val="annotation subject"/>
    <w:basedOn w:val="Textocomentario"/>
    <w:next w:val="Textocomentario"/>
    <w:link w:val="AsuntodelcomentarioCar"/>
    <w:semiHidden/>
    <w:unhideWhenUsed/>
    <w:rsid w:val="00753249"/>
    <w:rPr>
      <w:b/>
      <w:bCs/>
    </w:rPr>
  </w:style>
  <w:style w:type="character" w:customStyle="1" w:styleId="AsuntodelcomentarioCar">
    <w:name w:val="Asunto del comentario Car"/>
    <w:basedOn w:val="TextocomentarioCar"/>
    <w:link w:val="Asuntodelcomentario"/>
    <w:semiHidden/>
    <w:rsid w:val="0075324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NUL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hyperlink" Target="mailto:cristian.nunez@umag.cl"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6784</Words>
  <Characters>37312</Characters>
  <Application>Microsoft Office Word</Application>
  <DocSecurity>0</DocSecurity>
  <Lines>310</Lines>
  <Paragraphs>88</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Matías Castillo-Aguilar</dc:creator>
  <cp:keywords/>
  <cp:lastModifiedBy>Matías Castillo-Aguilar</cp:lastModifiedBy>
  <cp:revision>2</cp:revision>
  <dcterms:created xsi:type="dcterms:W3CDTF">2024-11-25T12:38:00Z</dcterms:created>
  <dcterms:modified xsi:type="dcterms:W3CDTF">2024-11-25T12:38:00Z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misc/frontiers-in-physiology.csl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